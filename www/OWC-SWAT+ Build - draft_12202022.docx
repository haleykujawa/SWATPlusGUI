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D4AB0" w14:textId="0EC18770" w:rsidR="008F3C59" w:rsidRDefault="008F3C59">
      <w:pPr>
        <w:rPr>
          <w:rFonts w:ascii="Times New Roman" w:hAnsi="Times New Roman" w:cs="Times New Roman"/>
          <w:sz w:val="24"/>
          <w:szCs w:val="24"/>
        </w:rPr>
      </w:pPr>
      <w:r w:rsidRPr="008F3C59">
        <w:rPr>
          <w:rFonts w:ascii="Times New Roman" w:hAnsi="Times New Roman" w:cs="Times New Roman"/>
          <w:b/>
          <w:bCs/>
          <w:sz w:val="24"/>
          <w:szCs w:val="24"/>
        </w:rPr>
        <w:t>Title:</w:t>
      </w:r>
      <w:r w:rsidRPr="008F3C59">
        <w:rPr>
          <w:rFonts w:ascii="Times New Roman" w:hAnsi="Times New Roman" w:cs="Times New Roman"/>
          <w:sz w:val="24"/>
          <w:szCs w:val="24"/>
        </w:rPr>
        <w:t xml:space="preserve"> Incorporating heterogenous estuaries into the Soil and Water Assessment Tool (SWAT+) </w:t>
      </w:r>
    </w:p>
    <w:p w14:paraId="317582D2" w14:textId="58FE2732" w:rsidR="008F3C59" w:rsidRPr="008F3C59" w:rsidRDefault="008F3C59">
      <w:pPr>
        <w:rPr>
          <w:rFonts w:ascii="Times New Roman" w:hAnsi="Times New Roman" w:cs="Times New Roman"/>
          <w:b/>
          <w:bCs/>
          <w:sz w:val="24"/>
          <w:szCs w:val="24"/>
        </w:rPr>
      </w:pPr>
      <w:r w:rsidRPr="008F3C59">
        <w:rPr>
          <w:rFonts w:ascii="Times New Roman" w:hAnsi="Times New Roman" w:cs="Times New Roman"/>
          <w:b/>
          <w:bCs/>
          <w:sz w:val="24"/>
          <w:szCs w:val="24"/>
        </w:rPr>
        <w:t>Abstract</w:t>
      </w:r>
    </w:p>
    <w:p w14:paraId="2932949D" w14:textId="59E541FE" w:rsidR="008F3C59" w:rsidRDefault="008F3C59" w:rsidP="008F3C59">
      <w:pPr>
        <w:pStyle w:val="ListParagraph"/>
        <w:numPr>
          <w:ilvl w:val="0"/>
          <w:numId w:val="1"/>
        </w:numPr>
        <w:rPr>
          <w:rFonts w:ascii="Times New Roman" w:hAnsi="Times New Roman" w:cs="Times New Roman"/>
          <w:b/>
          <w:bCs/>
          <w:sz w:val="24"/>
          <w:szCs w:val="24"/>
        </w:rPr>
      </w:pPr>
      <w:r w:rsidRPr="008F3C59">
        <w:rPr>
          <w:rFonts w:ascii="Times New Roman" w:hAnsi="Times New Roman" w:cs="Times New Roman"/>
          <w:b/>
          <w:bCs/>
          <w:sz w:val="24"/>
          <w:szCs w:val="24"/>
        </w:rPr>
        <w:t>Introduction</w:t>
      </w:r>
    </w:p>
    <w:p w14:paraId="4B218324" w14:textId="05A368DD" w:rsidR="003F2472" w:rsidRDefault="003F2472" w:rsidP="003F2472">
      <w:pPr>
        <w:pStyle w:val="ListParagraph"/>
        <w:rPr>
          <w:rFonts w:ascii="Times New Roman" w:hAnsi="Times New Roman" w:cs="Times New Roman"/>
          <w:b/>
          <w:bCs/>
          <w:sz w:val="24"/>
          <w:szCs w:val="24"/>
        </w:rPr>
      </w:pPr>
    </w:p>
    <w:p w14:paraId="68FAA260" w14:textId="30A93982" w:rsidR="003F2472" w:rsidRDefault="003F2472" w:rsidP="008F449D">
      <w:pPr>
        <w:pStyle w:val="ListParagraph"/>
        <w:numPr>
          <w:ilvl w:val="0"/>
          <w:numId w:val="3"/>
        </w:numPr>
        <w:rPr>
          <w:rFonts w:ascii="Times New Roman" w:hAnsi="Times New Roman" w:cs="Times New Roman"/>
          <w:sz w:val="24"/>
          <w:szCs w:val="24"/>
        </w:rPr>
      </w:pPr>
      <w:r w:rsidRPr="003F2472">
        <w:rPr>
          <w:rFonts w:ascii="Times New Roman" w:hAnsi="Times New Roman" w:cs="Times New Roman"/>
          <w:sz w:val="24"/>
          <w:szCs w:val="24"/>
        </w:rPr>
        <w:t>Coastal estuaries threated by land-use and climate change</w:t>
      </w:r>
    </w:p>
    <w:p w14:paraId="74910F56" w14:textId="03002E48" w:rsidR="00013424" w:rsidRDefault="00AE2963" w:rsidP="001212B4">
      <w:pPr>
        <w:rPr>
          <w:rFonts w:ascii="Times New Roman" w:hAnsi="Times New Roman" w:cs="Times New Roman"/>
          <w:sz w:val="24"/>
          <w:szCs w:val="24"/>
        </w:rPr>
      </w:pPr>
      <w:r>
        <w:rPr>
          <w:rFonts w:ascii="Times New Roman" w:hAnsi="Times New Roman" w:cs="Times New Roman"/>
          <w:sz w:val="24"/>
          <w:szCs w:val="24"/>
        </w:rPr>
        <w:t>Estuaries are critical zones for biodiversity</w:t>
      </w:r>
      <w:r w:rsidR="004904D3">
        <w:rPr>
          <w:rFonts w:ascii="Times New Roman" w:hAnsi="Times New Roman" w:cs="Times New Roman"/>
          <w:sz w:val="24"/>
          <w:szCs w:val="24"/>
        </w:rPr>
        <w:t>, fisheries, tourism, livelihoods, water quality</w:t>
      </w:r>
      <w:r w:rsidR="00FE465A">
        <w:rPr>
          <w:rFonts w:ascii="Times New Roman" w:hAnsi="Times New Roman" w:cs="Times New Roman"/>
          <w:sz w:val="24"/>
          <w:szCs w:val="24"/>
        </w:rPr>
        <w:t xml:space="preserve"> and nutrient cycling</w:t>
      </w:r>
      <w:r>
        <w:rPr>
          <w:rFonts w:ascii="Times New Roman" w:hAnsi="Times New Roman" w:cs="Times New Roman"/>
          <w:sz w:val="24"/>
          <w:szCs w:val="24"/>
        </w:rPr>
        <w:t xml:space="preserve"> </w:t>
      </w:r>
      <w:r w:rsidR="00586431">
        <w:rPr>
          <w:rFonts w:ascii="Times New Roman" w:hAnsi="Times New Roman" w:cs="Times New Roman"/>
          <w:sz w:val="24"/>
          <w:szCs w:val="24"/>
        </w:rPr>
        <w:fldChar w:fldCharType="begin" w:fldLock="1"/>
      </w:r>
      <w:r w:rsidR="001A08AE">
        <w:rPr>
          <w:rFonts w:ascii="Times New Roman" w:hAnsi="Times New Roman" w:cs="Times New Roman"/>
          <w:sz w:val="24"/>
          <w:szCs w:val="24"/>
        </w:rPr>
        <w:instrText>ADDIN CSL_CITATION {"citationItems":[{"id":"ITEM-1","itemData":{"DOI":"10.1007/s13280-021-01600-3","ISBN":"1328002101600","ISSN":"16547209","PMID":"34625921","abstract":"Nutrient input from estuarine producers underpins coastal fisheries production and knowing which producers are the most responsible for fish diet helps effectively protect and restore coastal ecosystems. Focussing on the Richmond River in Australia as a case study, we sampled the main estuarine producers and estimated their proportional contributions of nutritional input to seven commercially important fisheries species using Bayesian isotope mixing models. We valued the dietary input of estuarine producers to the commercial fisheries by combining dietary contribution estimates with total annual catch data from commercial fishers. A conservative estimate is that estuarine producers in the Richmond River Estuary contribute at least 82 725 kg (78%) of the total annual catch of the seven commercially important fish with an estimated annual value of $AU 450 117. Sea mullet and Mud crab contributed 95% of the total catch, and 93% of the total value assigned to estuarine producers. The two highest valued estuarine producers were tidal marsh (Juncus kraussii) $AU 82 432 and seagrass (Zostera capricorni) $AU 65 423. This study demonstrates the substantial role of estuarine producers to commercial fisheries production and the fisheries economy more broadly. With large areas of estuarine producers under threat globally from land clearing for agriculture, aquaculture and urbanisation, the results presented here provide evidence to support the value of coastal habitats and benefits of their preservation and restoration. Graphic abstract: [Figure not available: see fulltext.]","author":[{"dropping-particle":"","family":"Jänes","given":"Holger","non-dropping-particle":"","parse-names":false,"suffix":""},{"dropping-particle":"","family":"Macreadie","given":"Peter I.","non-dropping-particle":"","parse-names":false,"suffix":""},{"dropping-particle":"","family":"Rizzari","given":"Justin","non-dropping-particle":"","parse-names":false,"suffix":""},{"dropping-particle":"","family":"Ierodioconou","given":"Daniel","non-dropping-particle":"","parse-names":false,"suffix":""},{"dropping-particle":"","family":"Reeves","given":"Simon E.","non-dropping-particle":"","parse-names":false,"suffix":""},{"dropping-particle":"","family":"Dwyer","given":"Patrick G.","non-dropping-particle":"","parse-names":false,"suffix":""},{"dropping-particle":"","family":"Carnell","given":"Paul E.","non-dropping-particle":"","parse-names":false,"suffix":""}],"container-title":"Ambio","id":"ITEM-1","issue":"4","issued":{"date-parts":[["2022"]]},"page":"875-887","title":"The value of estuarine producers to fisheries: A case study of Richmond River Estuary","type":"article-journal","volume":"51"},"uris":["http://www.mendeley.com/documents/?uuid=a9263144-5470-4b93-ac25-5453e6333cd6"]},{"id":"ITEM-2","itemData":{"ISBN":"0615267343","abstract":"Our nation was built from the coast. The original colonies were founded on the coast. The Louisiana Purchase wasn’t just the largest land deal of its time, it was the largest transfer of wetland acreage in history. Americans, like people around the world, are drawn to the coast because of its beauty and productivity, and because our coasts are gateways to the world. The coast nurtures our frontier spirit, our need for outdoor recreation, and the constant American appetite for sweeping ocean views and quiet bayfront vistas. Because much of the American coast is made up of shifting sands or craggy cliffs, our use of the coasts historically has been concentrated in estuaries—the bays, coves, and river mouths where access is easy and safe harbor can be found. These areas are also special because of their biological importance to the nation. These estuaries, where freshwater meets the sea, are a fundamental cornerstone of ocean fisheries and aquaculture. Estuaries also generate oxygen, sequester carbon dioxide, and provide habitat to plants and animals, both marine and terrestrial. Unfortunately, we have a poor record of caring for our coasts and oceans. Years of badly planned coastal development have led to heroic, and sometimes desperate, measures to hold back the forces of nature by using engineering might rather than ecological stewardship. Seawalls have transformed once natural coasts into marine hazards unfit for the basic activities that first drew homeowners to the sea—swimming, boating, and fishing. Estuaries also have been under siege.","author":[{"dropping-particle":"","family":"Pendleton","given":"LH","non-dropping-particle":"","parse-names":false,"suffix":""}],"container-title":"… Economic and Market Value of Coasts and Estuaries …","id":"ITEM-2","issued":{"date-parts":[["2010"]]},"number-of-pages":"182","title":"The economic and market value of coasts and estuaries: what's at stake?","type":"book"},"uris":["http://www.mendeley.com/documents/?uuid=05fd20bb-f0a7-430a-a241-73f920c7254f"]}],"mendeley":{"formattedCitation":"(Jänes et al., 2022; Pendleton, 2010)","manualFormatting":"(e.g., Jänes et al., 2022; Pendleton, 2010)","plainTextFormattedCitation":"(Jänes et al., 2022; Pendleton, 2010)","previouslyFormattedCitation":"(Jänes et al., 2022; Pendleton, 2010)"},"properties":{"noteIndex":0},"schema":"https://github.com/citation-style-language/schema/raw/master/csl-citation.json"}</w:instrText>
      </w:r>
      <w:r w:rsidR="00586431">
        <w:rPr>
          <w:rFonts w:ascii="Times New Roman" w:hAnsi="Times New Roman" w:cs="Times New Roman"/>
          <w:sz w:val="24"/>
          <w:szCs w:val="24"/>
        </w:rPr>
        <w:fldChar w:fldCharType="separate"/>
      </w:r>
      <w:r w:rsidR="006803C9" w:rsidRPr="006803C9">
        <w:rPr>
          <w:rFonts w:ascii="Times New Roman" w:hAnsi="Times New Roman" w:cs="Times New Roman"/>
          <w:noProof/>
          <w:sz w:val="24"/>
          <w:szCs w:val="24"/>
        </w:rPr>
        <w:t>(</w:t>
      </w:r>
      <w:r w:rsidR="006803C9">
        <w:rPr>
          <w:rFonts w:ascii="Times New Roman" w:hAnsi="Times New Roman" w:cs="Times New Roman"/>
          <w:noProof/>
          <w:sz w:val="24"/>
          <w:szCs w:val="24"/>
        </w:rPr>
        <w:t xml:space="preserve">e.g., </w:t>
      </w:r>
      <w:r w:rsidR="006803C9" w:rsidRPr="006803C9">
        <w:rPr>
          <w:rFonts w:ascii="Times New Roman" w:hAnsi="Times New Roman" w:cs="Times New Roman"/>
          <w:noProof/>
          <w:sz w:val="24"/>
          <w:szCs w:val="24"/>
        </w:rPr>
        <w:t>Jänes et al., 2022; Pendleton, 2010)</w:t>
      </w:r>
      <w:r w:rsidR="00586431">
        <w:rPr>
          <w:rFonts w:ascii="Times New Roman" w:hAnsi="Times New Roman" w:cs="Times New Roman"/>
          <w:sz w:val="24"/>
          <w:szCs w:val="24"/>
        </w:rPr>
        <w:fldChar w:fldCharType="end"/>
      </w:r>
      <w:r w:rsidR="008F449D">
        <w:rPr>
          <w:rFonts w:ascii="Times New Roman" w:hAnsi="Times New Roman" w:cs="Times New Roman"/>
          <w:sz w:val="24"/>
          <w:szCs w:val="24"/>
        </w:rPr>
        <w:t xml:space="preserve">. However, </w:t>
      </w:r>
      <w:r w:rsidR="004904D3">
        <w:rPr>
          <w:rFonts w:ascii="Times New Roman" w:hAnsi="Times New Roman" w:cs="Times New Roman"/>
          <w:sz w:val="24"/>
          <w:szCs w:val="24"/>
        </w:rPr>
        <w:t>with changes in climate</w:t>
      </w:r>
      <w:ins w:id="0" w:author="Bohrer, Gil" w:date="2022-12-16T12:46:00Z">
        <w:r w:rsidR="0099144F">
          <w:rPr>
            <w:rFonts w:ascii="Times New Roman" w:hAnsi="Times New Roman" w:cs="Times New Roman"/>
            <w:sz w:val="24"/>
            <w:szCs w:val="24"/>
          </w:rPr>
          <w:t>,</w:t>
        </w:r>
      </w:ins>
      <w:r w:rsidR="004904D3">
        <w:rPr>
          <w:rFonts w:ascii="Times New Roman" w:hAnsi="Times New Roman" w:cs="Times New Roman"/>
          <w:sz w:val="24"/>
          <w:szCs w:val="24"/>
        </w:rPr>
        <w:t xml:space="preserve"> land-use, </w:t>
      </w:r>
      <w:r w:rsidR="0099144F">
        <w:rPr>
          <w:rFonts w:ascii="Times New Roman" w:hAnsi="Times New Roman" w:cs="Times New Roman"/>
          <w:sz w:val="24"/>
          <w:szCs w:val="24"/>
        </w:rPr>
        <w:t xml:space="preserve">and </w:t>
      </w:r>
      <w:r w:rsidR="001F7E86">
        <w:rPr>
          <w:rFonts w:ascii="Times New Roman" w:hAnsi="Times New Roman" w:cs="Times New Roman"/>
          <w:sz w:val="24"/>
          <w:szCs w:val="24"/>
        </w:rPr>
        <w:t>coastal</w:t>
      </w:r>
      <w:r w:rsidR="0099144F">
        <w:rPr>
          <w:rFonts w:ascii="Times New Roman" w:hAnsi="Times New Roman" w:cs="Times New Roman"/>
          <w:sz w:val="24"/>
          <w:szCs w:val="24"/>
        </w:rPr>
        <w:t xml:space="preserve"> water elevation, </w:t>
      </w:r>
      <w:r w:rsidR="004904D3">
        <w:rPr>
          <w:rFonts w:ascii="Times New Roman" w:hAnsi="Times New Roman" w:cs="Times New Roman"/>
          <w:sz w:val="24"/>
          <w:szCs w:val="24"/>
        </w:rPr>
        <w:t xml:space="preserve">estuaries </w:t>
      </w:r>
      <w:r w:rsidR="00A93879">
        <w:rPr>
          <w:rFonts w:ascii="Times New Roman" w:hAnsi="Times New Roman" w:cs="Times New Roman"/>
          <w:sz w:val="24"/>
          <w:szCs w:val="24"/>
        </w:rPr>
        <w:t>face</w:t>
      </w:r>
      <w:r w:rsidR="004904D3">
        <w:rPr>
          <w:rFonts w:ascii="Times New Roman" w:hAnsi="Times New Roman" w:cs="Times New Roman"/>
          <w:sz w:val="24"/>
          <w:szCs w:val="24"/>
        </w:rPr>
        <w:t xml:space="preserve"> increasing </w:t>
      </w:r>
      <w:r w:rsidR="0099144F">
        <w:rPr>
          <w:rFonts w:ascii="Times New Roman" w:hAnsi="Times New Roman" w:cs="Times New Roman"/>
          <w:sz w:val="24"/>
          <w:szCs w:val="24"/>
        </w:rPr>
        <w:t xml:space="preserve">environmental degradation, including </w:t>
      </w:r>
      <w:r w:rsidR="004904D3">
        <w:rPr>
          <w:rFonts w:ascii="Times New Roman" w:hAnsi="Times New Roman" w:cs="Times New Roman"/>
          <w:sz w:val="24"/>
          <w:szCs w:val="24"/>
        </w:rPr>
        <w:t>water quality threats from</w:t>
      </w:r>
      <w:r w:rsidR="00B87985">
        <w:rPr>
          <w:rFonts w:ascii="Times New Roman" w:hAnsi="Times New Roman" w:cs="Times New Roman"/>
          <w:sz w:val="24"/>
          <w:szCs w:val="24"/>
        </w:rPr>
        <w:t xml:space="preserve"> the landscape – </w:t>
      </w:r>
      <w:r w:rsidR="0099144F">
        <w:rPr>
          <w:rFonts w:ascii="Times New Roman" w:hAnsi="Times New Roman" w:cs="Times New Roman"/>
          <w:sz w:val="24"/>
          <w:szCs w:val="24"/>
        </w:rPr>
        <w:t xml:space="preserve">such as </w:t>
      </w:r>
      <w:r w:rsidR="00FE465A">
        <w:rPr>
          <w:rFonts w:ascii="Times New Roman" w:hAnsi="Times New Roman" w:cs="Times New Roman"/>
          <w:sz w:val="24"/>
          <w:szCs w:val="24"/>
        </w:rPr>
        <w:t>excess</w:t>
      </w:r>
      <w:r w:rsidR="004904D3">
        <w:rPr>
          <w:rFonts w:ascii="Times New Roman" w:hAnsi="Times New Roman" w:cs="Times New Roman"/>
          <w:sz w:val="24"/>
          <w:szCs w:val="24"/>
        </w:rPr>
        <w:t xml:space="preserve"> nutrients, sediments, </w:t>
      </w:r>
      <w:r w:rsidR="00B87985">
        <w:rPr>
          <w:rFonts w:ascii="Times New Roman" w:hAnsi="Times New Roman" w:cs="Times New Roman"/>
          <w:sz w:val="24"/>
          <w:szCs w:val="24"/>
        </w:rPr>
        <w:t xml:space="preserve">and </w:t>
      </w:r>
      <w:r w:rsidR="004904D3">
        <w:rPr>
          <w:rFonts w:ascii="Times New Roman" w:hAnsi="Times New Roman" w:cs="Times New Roman"/>
          <w:sz w:val="24"/>
          <w:szCs w:val="24"/>
        </w:rPr>
        <w:t xml:space="preserve">pathogens, </w:t>
      </w:r>
      <w:r w:rsidR="00FE465A">
        <w:rPr>
          <w:rFonts w:ascii="Times New Roman" w:hAnsi="Times New Roman" w:cs="Times New Roman"/>
          <w:sz w:val="24"/>
          <w:szCs w:val="24"/>
        </w:rPr>
        <w:t xml:space="preserve">ultimately leading to </w:t>
      </w:r>
      <w:r w:rsidR="009F416D">
        <w:rPr>
          <w:rFonts w:ascii="Times New Roman" w:hAnsi="Times New Roman" w:cs="Times New Roman"/>
          <w:sz w:val="24"/>
          <w:szCs w:val="24"/>
        </w:rPr>
        <w:t>accelerated</w:t>
      </w:r>
      <w:r w:rsidR="004904D3">
        <w:rPr>
          <w:rFonts w:ascii="Times New Roman" w:hAnsi="Times New Roman" w:cs="Times New Roman"/>
          <w:sz w:val="24"/>
          <w:szCs w:val="24"/>
        </w:rPr>
        <w:t xml:space="preserve"> eutrophication </w:t>
      </w:r>
      <w:r w:rsidR="002A2825">
        <w:rPr>
          <w:rFonts w:ascii="Times New Roman" w:hAnsi="Times New Roman" w:cs="Times New Roman"/>
          <w:sz w:val="24"/>
          <w:szCs w:val="24"/>
        </w:rPr>
        <w:fldChar w:fldCharType="begin" w:fldLock="1"/>
      </w:r>
      <w:r w:rsidR="00B87985">
        <w:rPr>
          <w:rFonts w:ascii="Times New Roman" w:hAnsi="Times New Roman" w:cs="Times New Roman"/>
          <w:sz w:val="24"/>
          <w:szCs w:val="24"/>
        </w:rPr>
        <w:instrText>ADDIN CSL_CITATION {"citationItems":[{"id":"ITEM-1","itemData":{"DOI":"10.1007/s12237-019-00597-z","ISSN":"15592731","abstract":"Urbanization and human-led development have increased more rapidly along shorelines and in coastal watersheds than inland regions over the past century. The result of major land use changes for both urban tracts and agriculture to serve the urban areas, as well as infrastructure development is increased runoff carrying sediments, nutrients, pollutants, pharmaceuticals, and toxins downstream to estuarine systems. The increased runoff levels are only the tip of the iceberg, with human development resulting in increased fecal bacteria from urbanization and excess nutrients from agriculture leading to harmful algal blooms. Estuaries act as a natural filter between land and sea, but have been overloaded by the influx of sediments and pollutants in recent decades. As a result, there have been a variety of impacts to estuarine ecosystems and water quality including increased sediment load, eutrophication, harmful algal blooms, fecal bacteria, as well as shellfish and fisheries declines. In some estuarine systems, the reduction in light penetration to the benthos has led to the loss of seagrasses. In others, seasonal hypoxia is a visible symptom of prolonged eutrophication. There is a need to augment long-term monitoring techniques with new technologies and data processing methods to better understand the current state of estuaries and work towards mitigating human impacts on estuarine ecosystems and water quality.","author":[{"dropping-particle":"","family":"Freeman","given":"Lauren A.","non-dropping-particle":"","parse-names":false,"suffix":""},{"dropping-particle":"","family":"Corbett","given":"D. Reide","non-dropping-particle":"","parse-names":false,"suffix":""},{"dropping-particle":"","family":"Fitzgerald","given":"Allison M.","non-dropping-particle":"","parse-names":false,"suffix":""},{"dropping-particle":"","family":"Lemley","given":"Daniel A.","non-dropping-particle":"","parse-names":false,"suffix":""},{"dropping-particle":"","family":"Quigg","given":"Antonietta","non-dropping-particle":"","parse-names":false,"suffix":""},{"dropping-particle":"","family":"Steppe","given":"Cecily N.","non-dropping-particle":"","parse-names":false,"suffix":""}],"container-title":"Estuaries and Coasts","id":"ITEM-1","issue":"7","issued":{"date-parts":[["2019"]]},"page":"1821-1838","publisher":"Estuaries and Coasts","title":"Impacts of Urbanization and Development on Estuarine Ecosystems and Water Quality","type":"article-journal","volume":"42"},"uris":["http://www.mendeley.com/documents/?uuid=6f4ab4da-ed61-44c1-bd2d-592c3c6dd45a"]},{"id":"ITEM-2","itemData":{"DOI":"10.1016/j.hal.2008.08.028","ISSN":"15689883","abstract":"An updated assessment of nutrient related impacts in US estuaries was completed in 2007. This assessment evaluates three components for each estuary: the influencing factors (e.g. land use, nutrient loads), the overall eutrophic condition (e.g. chlorophyll a, presence of nuisance/toxic algae and macroalgae, extent of dissolved oxygen problems, loss of submerged aquatic vegetation), and future outlook. Eutrophication is a widespread problem with 65% of assessed systems showing moderate to high level problems. The most impacted region was the mid-Atlantic. The majority of estuaries assessed, with the exception of North Atlantic systems (Cape Cod north to Maine), are highly influenced by human related activities that contribute to land-based nutrient loads. Conditions were predicted to worsen in 65% and to improve in 19% of the assessed estuaries in the future. Analysis of the extent of change from the early 1990s to the early 2000s, for those systems for which sufficient data were available, shows that conditions mostly remained the same (32 of 58 systems) though changes were observed in several smaller systems; 13 systems improved and 13 systems worsened. Chlorophyll a and HAB impacts have increased in the mid-Atlantic region, the only region with data adequate for comparison. These symptoms are more prevalent in systems with longer residence times, such as coastal lagoons. The successful restoration of seagrass in Tampa Bay is encouraging though future management to sustain the recovery will be difficult given expected population increases. This national assessment illustrates the need for coordinated and integrated action that balances management action, efficient monitoring to assess the effectiveness of the management, focused research, and a communication campaign aimed at engaging the broader community. © 2008 Elsevier B.V.","author":[{"dropping-particle":"","family":"Bricker","given":"S. B.","non-dropping-particle":"","parse-names":false,"suffix":""},{"dropping-particle":"","family":"Longstaff","given":"B.","non-dropping-particle":"","parse-names":false,"suffix":""},{"dropping-particle":"","family":"Dennison","given":"W.","non-dropping-particle":"","parse-names":false,"suffix":""},{"dropping-particle":"","family":"Jones","given":"A.","non-dropping-particle":"","parse-names":false,"suffix":""},{"dropping-particle":"","family":"Boicourt","given":"K.","non-dropping-particle":"","parse-names":false,"suffix":""},{"dropping-particle":"","family":"Wicks","given":"C.","non-dropping-particle":"","parse-names":false,"suffix":""},{"dropping-particle":"","family":"Woerner","given":"J.","non-dropping-particle":"","parse-names":false,"suffix":""}],"container-title":"Harmful Algae","id":"ITEM-2","issue":"1","issued":{"date-parts":[["2008"]]},"page":"21-32","title":"Effects of nutrient enrichment in the nation's estuaries: A decade of change","type":"article-journal","volume":"8"},"uris":["http://www.mendeley.com/documents/?uuid=48c75a06-4a2b-46a9-8b53-f91657291aa3"]},{"id":"ITEM-3","itemData":{"DOI":"10.1016/j.ecss.2015.12.016","ISSN":"02727714","abstract":"UK estuarine environments are regulated by inter-acting physical processes, including tidal, wave, surge, river discharge and sediment supply. They regulate the fluxes of nutrients, pollutants, pathogens and viruses that determine whether coastlines achieve the Good Environmental Status (GEnS) required by the EU's Marine Strategy Directive. We review 20th century trends and 21st century projections of changes to climatic drivers, and their potential for altering estuarine bio-physical processes. Sea-level rise will cause some marine habitats to expand, and others diminish in area extent. The overall consequences of estuarine morphodynamics to these habitat shifts, and vice-versa, are unknown. Increased temperatures could intensify microbial pathogen concentrations and increase public health risk. The patterns of change of other climatic drivers are difficult to predict (e.g., river flows and storm surges). Projected increased winter river flows throughout UK catchments will enhance the risks of coastal eutrophication, harmful algal blooms and hypoxia in some contexts, although there are spatial variabilities in river flow projections. The reproductive success of estuarine biota is sensitive to saline intrusion and corresponding turbidity maxima, which are projected to gradually shift landwards as a result of sea-level rise. Although more-frequent flushing events in winter and longer periods of drought in summer are predicted, whereby the subsequent estuarine mixing and recovery rates are poorly understood. With rising estuarine salinities, subtidal species can penetrate deeper into estuaries, although this will depend on the resilience/adaptation of the species. Many climate and impact predictions lack resolution and spatial cover. Long-term monitoring and increased research, which considers the catchment-river-estuary-coast system as a whole, is needed to support risk predicting and mitigatory strategies.","author":[{"dropping-particle":"","family":"Robins","given":"Peter E.","non-dropping-particle":"","parse-names":false,"suffix":""},{"dropping-particle":"","family":"Skov","given":"Martin W.","non-dropping-particle":"","parse-names":false,"suffix":""},{"dropping-particle":"","family":"Lewis","given":"Matt J.","non-dropping-particle":"","parse-names":false,"suffix":""},{"dropping-particle":"","family":"Giménez","given":"Luis","non-dropping-particle":"","parse-names":false,"suffix":""},{"dropping-particle":"","family":"Davies","given":"Alan G.","non-dropping-particle":"","parse-names":false,"suffix":""},{"dropping-particle":"","family":"Malham","given":"Shelagh K.","non-dropping-particle":"","parse-names":false,"suffix":""},{"dropping-particle":"","family":"Neill","given":"Simon P.","non-dropping-particle":"","parse-names":false,"suffix":""},{"dropping-particle":"","family":"McDonald","given":"James E.","non-dropping-particle":"","parse-names":false,"suffix":""},{"dropping-particle":"","family":"Whitton","given":"Timothy A.","non-dropping-particle":"","parse-names":false,"suffix":""},{"dropping-particle":"","family":"Jackson","given":"Suzanna E.","non-dropping-particle":"","parse-names":false,"suffix":""},{"dropping-particle":"","family":"Jago","given":"Colin F.","non-dropping-particle":"","parse-names":false,"suffix":""}],"container-title":"Estuarine, Coastal and Shelf Science","id":"ITEM-3","issued":{"date-parts":[["2016"]]},"page":"119-135","title":"Impact of climate change on UK estuaries: A review of past trends and potential projections","type":"article-journal","volume":"169"},"uris":["http://www.mendeley.com/documents/?uuid=6ad7feba-8ec0-487e-aed4-229ea13699f2"]},{"id":"ITEM-4","itemData":{"DOI":"10.1016/j.watres.2011.08.002","author":[{"dropping-particle":"","family":"Paerl","given":"Hans W","non-dropping-particle":"","parse-names":false,"suffix":""},{"dropping-particle":"","family":"Paul","given":"Valerie J","non-dropping-particle":"","parse-names":false,"suffix":""}],"container-title":"Water Research","id":"ITEM-4","issued":{"date-parts":[["2012"]]},"page":"1349-1363","title":"Climate change: Links to global expansion of harmful cyanobacteria","type":"article-journal","volume":"6"},"uris":["http://www.mendeley.com/documents/?uuid=a1c42f5c-1cd7-4e53-a7d1-51a2db77bb31"]}],"mendeley":{"formattedCitation":"(Bricker et al., 2008; Freeman et al., 2019; Paerl and Paul, 2012; Robins et al., 2016)","plainTextFormattedCitation":"(Bricker et al., 2008; Freeman et al., 2019; Paerl and Paul, 2012; Robins et al., 2016)","previouslyFormattedCitation":"(Bricker et al., 2008; Freeman et al., 2019; Paerl and Paul, 2012; Robins et al., 2016)"},"properties":{"noteIndex":0},"schema":"https://github.com/citation-style-language/schema/raw/master/csl-citation.json"}</w:instrText>
      </w:r>
      <w:r w:rsidR="002A2825">
        <w:rPr>
          <w:rFonts w:ascii="Times New Roman" w:hAnsi="Times New Roman" w:cs="Times New Roman"/>
          <w:sz w:val="24"/>
          <w:szCs w:val="24"/>
        </w:rPr>
        <w:fldChar w:fldCharType="separate"/>
      </w:r>
      <w:r w:rsidR="006F11E6" w:rsidRPr="006F11E6">
        <w:rPr>
          <w:rFonts w:ascii="Times New Roman" w:hAnsi="Times New Roman" w:cs="Times New Roman"/>
          <w:noProof/>
          <w:sz w:val="24"/>
          <w:szCs w:val="24"/>
        </w:rPr>
        <w:t>(Bricker et al., 2008; Freeman et al., 2019; Paerl and Paul, 2012; Robins et al., 2016)</w:t>
      </w:r>
      <w:r w:rsidR="002A282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904D3">
        <w:rPr>
          <w:rFonts w:ascii="Times New Roman" w:hAnsi="Times New Roman" w:cs="Times New Roman"/>
          <w:sz w:val="24"/>
          <w:szCs w:val="24"/>
        </w:rPr>
        <w:t xml:space="preserve">At the turn of the century, a survey of almost one hundred estuaries along the east and west coast </w:t>
      </w:r>
      <w:r w:rsidR="0099144F">
        <w:rPr>
          <w:rFonts w:ascii="Times New Roman" w:hAnsi="Times New Roman" w:cs="Times New Roman"/>
          <w:sz w:val="24"/>
          <w:szCs w:val="24"/>
        </w:rPr>
        <w:t xml:space="preserve">of the </w:t>
      </w:r>
      <w:r w:rsidR="0099144F" w:rsidRPr="0099144F">
        <w:rPr>
          <w:rFonts w:ascii="Times New Roman" w:hAnsi="Times New Roman" w:cs="Times New Roman"/>
          <w:sz w:val="24"/>
          <w:szCs w:val="24"/>
        </w:rPr>
        <w:t>conterminous United States</w:t>
      </w:r>
      <w:r w:rsidR="0099144F">
        <w:rPr>
          <w:rFonts w:ascii="Times New Roman" w:hAnsi="Times New Roman" w:cs="Times New Roman"/>
          <w:sz w:val="24"/>
          <w:szCs w:val="24"/>
        </w:rPr>
        <w:t xml:space="preserve"> </w:t>
      </w:r>
      <w:r w:rsidR="004904D3">
        <w:rPr>
          <w:rFonts w:ascii="Times New Roman" w:hAnsi="Times New Roman" w:cs="Times New Roman"/>
          <w:sz w:val="24"/>
          <w:szCs w:val="24"/>
        </w:rPr>
        <w:t xml:space="preserve">revealed </w:t>
      </w:r>
      <w:r w:rsidR="002A2825">
        <w:rPr>
          <w:rFonts w:ascii="Times New Roman" w:hAnsi="Times New Roman" w:cs="Times New Roman"/>
          <w:sz w:val="24"/>
          <w:szCs w:val="24"/>
        </w:rPr>
        <w:t>78</w:t>
      </w:r>
      <w:r w:rsidR="004904D3">
        <w:rPr>
          <w:rFonts w:ascii="Times New Roman" w:hAnsi="Times New Roman" w:cs="Times New Roman"/>
          <w:sz w:val="24"/>
          <w:szCs w:val="24"/>
        </w:rPr>
        <w:t>% of</w:t>
      </w:r>
      <w:r w:rsidR="00BE4A1F">
        <w:rPr>
          <w:rFonts w:ascii="Times New Roman" w:hAnsi="Times New Roman" w:cs="Times New Roman"/>
          <w:sz w:val="24"/>
          <w:szCs w:val="24"/>
        </w:rPr>
        <w:t xml:space="preserve"> the</w:t>
      </w:r>
      <w:r w:rsidR="004904D3">
        <w:rPr>
          <w:rFonts w:ascii="Times New Roman" w:hAnsi="Times New Roman" w:cs="Times New Roman"/>
          <w:sz w:val="24"/>
          <w:szCs w:val="24"/>
        </w:rPr>
        <w:t xml:space="preserve"> estuar</w:t>
      </w:r>
      <w:r w:rsidR="002A2825">
        <w:rPr>
          <w:rFonts w:ascii="Times New Roman" w:hAnsi="Times New Roman" w:cs="Times New Roman"/>
          <w:sz w:val="24"/>
          <w:szCs w:val="24"/>
        </w:rPr>
        <w:t>ian surface area</w:t>
      </w:r>
      <w:r w:rsidR="004904D3">
        <w:rPr>
          <w:rFonts w:ascii="Times New Roman" w:hAnsi="Times New Roman" w:cs="Times New Roman"/>
          <w:sz w:val="24"/>
          <w:szCs w:val="24"/>
        </w:rPr>
        <w:t xml:space="preserve"> w</w:t>
      </w:r>
      <w:r w:rsidR="002A2825">
        <w:rPr>
          <w:rFonts w:ascii="Times New Roman" w:hAnsi="Times New Roman" w:cs="Times New Roman"/>
          <w:sz w:val="24"/>
          <w:szCs w:val="24"/>
        </w:rPr>
        <w:t>as</w:t>
      </w:r>
      <w:r w:rsidR="004904D3">
        <w:rPr>
          <w:rFonts w:ascii="Times New Roman" w:hAnsi="Times New Roman" w:cs="Times New Roman"/>
          <w:sz w:val="24"/>
          <w:szCs w:val="24"/>
        </w:rPr>
        <w:t xml:space="preserve"> </w:t>
      </w:r>
      <w:r w:rsidR="002A2825">
        <w:rPr>
          <w:rFonts w:ascii="Times New Roman" w:hAnsi="Times New Roman" w:cs="Times New Roman"/>
          <w:sz w:val="24"/>
          <w:szCs w:val="24"/>
        </w:rPr>
        <w:t xml:space="preserve">already </w:t>
      </w:r>
      <w:r w:rsidR="004904D3">
        <w:rPr>
          <w:rFonts w:ascii="Times New Roman" w:hAnsi="Times New Roman" w:cs="Times New Roman"/>
          <w:sz w:val="24"/>
          <w:szCs w:val="24"/>
        </w:rPr>
        <w:t>experiencing eutrophic conditions</w:t>
      </w:r>
      <w:r w:rsidR="002A2825">
        <w:rPr>
          <w:rFonts w:ascii="Times New Roman" w:hAnsi="Times New Roman" w:cs="Times New Roman"/>
          <w:sz w:val="24"/>
          <w:szCs w:val="24"/>
        </w:rPr>
        <w:t xml:space="preserve"> </w:t>
      </w:r>
      <w:r w:rsidR="002A2825">
        <w:rPr>
          <w:rFonts w:ascii="Times New Roman" w:hAnsi="Times New Roman" w:cs="Times New Roman"/>
          <w:sz w:val="24"/>
          <w:szCs w:val="24"/>
        </w:rPr>
        <w:fldChar w:fldCharType="begin" w:fldLock="1"/>
      </w:r>
      <w:r w:rsidR="002A2825">
        <w:rPr>
          <w:rFonts w:ascii="Times New Roman" w:hAnsi="Times New Roman" w:cs="Times New Roman"/>
          <w:sz w:val="24"/>
          <w:szCs w:val="24"/>
        </w:rPr>
        <w:instrText>ADDIN CSL_CITATION {"citationItems":[{"id":"ITEM-1","itemData":{"DOI":"10.1016/j.hal.2008.08.028","ISSN":"15689883","abstract":"An updated assessment of nutrient related impacts in US estuaries was completed in 2007. This assessment evaluates three components for each estuary: the influencing factors (e.g. land use, nutrient loads), the overall eutrophic condition (e.g. chlorophyll a, presence of nuisance/toxic algae and macroalgae, extent of dissolved oxygen problems, loss of submerged aquatic vegetation), and future outlook. Eutrophication is a widespread problem with 65% of assessed systems showing moderate to high level problems. The most impacted region was the mid-Atlantic. The majority of estuaries assessed, with the exception of North Atlantic systems (Cape Cod north to Maine), are highly influenced by human related activities that contribute to land-based nutrient loads. Conditions were predicted to worsen in 65% and to improve in 19% of the assessed estuaries in the future. Analysis of the extent of change from the early 1990s to the early 2000s, for those systems for which sufficient data were available, shows that conditions mostly remained the same (32 of 58 systems) though changes were observed in several smaller systems; 13 systems improved and 13 systems worsened. Chlorophyll a and HAB impacts have increased in the mid-Atlantic region, the only region with data adequate for comparison. These symptoms are more prevalent in systems with longer residence times, such as coastal lagoons. The successful restoration of seagrass in Tampa Bay is encouraging though future management to sustain the recovery will be difficult given expected population increases. This national assessment illustrates the need for coordinated and integrated action that balances management action, efficient monitoring to assess the effectiveness of the management, focused research, and a communication campaign aimed at engaging the broader community. © 2008 Elsevier B.V.","author":[{"dropping-particle":"","family":"Bricker","given":"S. B.","non-dropping-particle":"","parse-names":false,"suffix":""},{"dropping-particle":"","family":"Longstaff","given":"B.","non-dropping-particle":"","parse-names":false,"suffix":""},{"dropping-particle":"","family":"Dennison","given":"W.","non-dropping-particle":"","parse-names":false,"suffix":""},{"dropping-particle":"","family":"Jones","given":"A.","non-dropping-particle":"","parse-names":false,"suffix":""},{"dropping-particle":"","family":"Boicourt","given":"K.","non-dropping-particle":"","parse-names":false,"suffix":""},{"dropping-particle":"","family":"Wicks","given":"C.","non-dropping-particle":"","parse-names":false,"suffix":""},{"dropping-particle":"","family":"Woerner","given":"J.","non-dropping-particle":"","parse-names":false,"suffix":""}],"container-title":"Harmful Algae","id":"ITEM-1","issue":"1","issued":{"date-parts":[["2008"]]},"page":"21-32","title":"Effects of nutrient enrichment in the nation's estuaries: A decade of change","type":"article-journal","volume":"8"},"uris":["http://www.mendeley.com/documents/?uuid=48c75a06-4a2b-46a9-8b53-f91657291aa3"]}],"mendeley":{"formattedCitation":"(Bricker et al., 2008)","plainTextFormattedCitation":"(Bricker et al., 2008)","previouslyFormattedCitation":"(Bricker et al., 2008)"},"properties":{"noteIndex":0},"schema":"https://github.com/citation-style-language/schema/raw/master/csl-citation.json"}</w:instrText>
      </w:r>
      <w:r w:rsidR="002A2825">
        <w:rPr>
          <w:rFonts w:ascii="Times New Roman" w:hAnsi="Times New Roman" w:cs="Times New Roman"/>
          <w:sz w:val="24"/>
          <w:szCs w:val="24"/>
        </w:rPr>
        <w:fldChar w:fldCharType="separate"/>
      </w:r>
      <w:r w:rsidR="002A2825" w:rsidRPr="002A2825">
        <w:rPr>
          <w:rFonts w:ascii="Times New Roman" w:hAnsi="Times New Roman" w:cs="Times New Roman"/>
          <w:noProof/>
          <w:sz w:val="24"/>
          <w:szCs w:val="24"/>
        </w:rPr>
        <w:t>(Bricker et al., 2008)</w:t>
      </w:r>
      <w:r w:rsidR="002A2825">
        <w:rPr>
          <w:rFonts w:ascii="Times New Roman" w:hAnsi="Times New Roman" w:cs="Times New Roman"/>
          <w:sz w:val="24"/>
          <w:szCs w:val="24"/>
        </w:rPr>
        <w:fldChar w:fldCharType="end"/>
      </w:r>
      <w:r w:rsidR="002A2825">
        <w:rPr>
          <w:rFonts w:ascii="Times New Roman" w:hAnsi="Times New Roman" w:cs="Times New Roman"/>
          <w:sz w:val="24"/>
          <w:szCs w:val="24"/>
        </w:rPr>
        <w:t xml:space="preserve">. </w:t>
      </w:r>
      <w:r w:rsidR="00A93879">
        <w:rPr>
          <w:rFonts w:ascii="Times New Roman" w:hAnsi="Times New Roman" w:cs="Times New Roman"/>
          <w:sz w:val="24"/>
          <w:szCs w:val="24"/>
        </w:rPr>
        <w:t xml:space="preserve">The </w:t>
      </w:r>
      <w:r w:rsidR="008C75AC">
        <w:rPr>
          <w:rFonts w:ascii="Times New Roman" w:hAnsi="Times New Roman" w:cs="Times New Roman"/>
          <w:sz w:val="24"/>
          <w:szCs w:val="24"/>
        </w:rPr>
        <w:t>environmental stressors</w:t>
      </w:r>
      <w:r w:rsidR="00A93879">
        <w:rPr>
          <w:rFonts w:ascii="Times New Roman" w:hAnsi="Times New Roman" w:cs="Times New Roman"/>
          <w:sz w:val="24"/>
          <w:szCs w:val="24"/>
        </w:rPr>
        <w:t xml:space="preserve"> put on estuaries is </w:t>
      </w:r>
      <w:r w:rsidR="00D2731E">
        <w:rPr>
          <w:rFonts w:ascii="Times New Roman" w:hAnsi="Times New Roman" w:cs="Times New Roman"/>
          <w:sz w:val="24"/>
          <w:szCs w:val="24"/>
        </w:rPr>
        <w:t xml:space="preserve">further </w:t>
      </w:r>
      <w:r w:rsidR="00A93879">
        <w:rPr>
          <w:rFonts w:ascii="Times New Roman" w:hAnsi="Times New Roman" w:cs="Times New Roman"/>
          <w:sz w:val="24"/>
          <w:szCs w:val="24"/>
        </w:rPr>
        <w:t xml:space="preserve">exacerbated by the rapid </w:t>
      </w:r>
      <w:r w:rsidR="0099144F">
        <w:rPr>
          <w:rFonts w:ascii="Times New Roman" w:hAnsi="Times New Roman" w:cs="Times New Roman"/>
          <w:sz w:val="24"/>
          <w:szCs w:val="24"/>
        </w:rPr>
        <w:t xml:space="preserve">human population </w:t>
      </w:r>
      <w:r w:rsidR="00A93879">
        <w:rPr>
          <w:rFonts w:ascii="Times New Roman" w:hAnsi="Times New Roman" w:cs="Times New Roman"/>
          <w:sz w:val="24"/>
          <w:szCs w:val="24"/>
        </w:rPr>
        <w:t>growth in coastal regions: between 1970 and 2010, the majority of U.S. population growth</w:t>
      </w:r>
      <w:r w:rsidR="00B87985">
        <w:rPr>
          <w:rFonts w:ascii="Times New Roman" w:hAnsi="Times New Roman" w:cs="Times New Roman"/>
          <w:sz w:val="24"/>
          <w:szCs w:val="24"/>
        </w:rPr>
        <w:t xml:space="preserve"> (52%)</w:t>
      </w:r>
      <w:r w:rsidR="00A93879">
        <w:rPr>
          <w:rFonts w:ascii="Times New Roman" w:hAnsi="Times New Roman" w:cs="Times New Roman"/>
          <w:sz w:val="24"/>
          <w:szCs w:val="24"/>
        </w:rPr>
        <w:t xml:space="preserve"> was concentrated </w:t>
      </w:r>
      <w:r w:rsidR="001F7E86">
        <w:rPr>
          <w:rFonts w:ascii="Times New Roman" w:hAnsi="Times New Roman" w:cs="Times New Roman"/>
          <w:sz w:val="24"/>
          <w:szCs w:val="24"/>
        </w:rPr>
        <w:t>in</w:t>
      </w:r>
      <w:r w:rsidR="00A93879">
        <w:rPr>
          <w:rFonts w:ascii="Times New Roman" w:hAnsi="Times New Roman" w:cs="Times New Roman"/>
          <w:sz w:val="24"/>
          <w:szCs w:val="24"/>
        </w:rPr>
        <w:t xml:space="preserve"> coastal </w:t>
      </w:r>
      <w:r w:rsidR="00B87985">
        <w:rPr>
          <w:rFonts w:ascii="Times New Roman" w:hAnsi="Times New Roman" w:cs="Times New Roman"/>
          <w:sz w:val="24"/>
          <w:szCs w:val="24"/>
        </w:rPr>
        <w:t xml:space="preserve">counties (45%, or 50.9 million people; </w:t>
      </w:r>
      <w:r w:rsidR="00B87985">
        <w:rPr>
          <w:rFonts w:ascii="Times New Roman" w:hAnsi="Times New Roman" w:cs="Times New Roman"/>
          <w:sz w:val="24"/>
          <w:szCs w:val="24"/>
        </w:rPr>
        <w:fldChar w:fldCharType="begin" w:fldLock="1"/>
      </w:r>
      <w:r w:rsidR="0096660F">
        <w:rPr>
          <w:rFonts w:ascii="Times New Roman" w:hAnsi="Times New Roman" w:cs="Times New Roman"/>
          <w:sz w:val="24"/>
          <w:szCs w:val="24"/>
        </w:rPr>
        <w:instrText>ADDIN CSL_CITATION {"citationItems":[{"id":"ITEM-1","itemData":{"abstract":"This National Coastal Population Report continues the commitment by NOAA’s National Ocean Service to describe the nation’s coastal population, as a complement to the decadal Census conducted by the U.S. Census Bureau. One of our nation’s ongoing challenges is to manage ecologically sensitive coastal areas such that future generations of Americans will continue to reap the immeasurable economic, cultural, recreational, and aesthetic benefits provided by our coastal resources. At the core of this management challenge are both the large numbers and high densities of residents and visitors at the coast. This concentration of people impacts the integrity of coastal ecosystems, and at the same time, the lives and livelihoods of some of these residents and visitors can be at risk from natural processes at the coast – such as hurricanes, erosion, and sea level rise. This report explores this dynamic relationship by presenting both the population in Coastal Watershed Counties and in Coastal Shoreline Counties. Joined by our federal and state coastal management partners, we hope this reporting framework will both increase awareness and enhance policy discussions, by promoting a deeper understanding of our nation’s coastal population.","author":[{"dropping-particle":"","family":"NOAA","given":"","non-dropping-particle":"","parse-names":false,"suffix":""}],"container-title":"NOAA State of the Coast Report Series","id":"ITEM-1","issued":{"date-parts":[["2013"]]},"page":"22","title":"National coastal population report: Population trends from 1970 to 2010","type":"article-journal"},"uris":["http://www.mendeley.com/documents/?uuid=83977b05-5ae2-4482-95f9-9c5fe7ed473a"]}],"mendeley":{"formattedCitation":"(NOAA, 2013)","manualFormatting":"NOAA, 2013)","plainTextFormattedCitation":"(NOAA, 2013)","previouslyFormattedCitation":"(NOAA, 2013)"},"properties":{"noteIndex":0},"schema":"https://github.com/citation-style-language/schema/raw/master/csl-citation.json"}</w:instrText>
      </w:r>
      <w:r w:rsidR="00B87985">
        <w:rPr>
          <w:rFonts w:ascii="Times New Roman" w:hAnsi="Times New Roman" w:cs="Times New Roman"/>
          <w:sz w:val="24"/>
          <w:szCs w:val="24"/>
        </w:rPr>
        <w:fldChar w:fldCharType="separate"/>
      </w:r>
      <w:r w:rsidR="00B87985" w:rsidRPr="00B87985">
        <w:rPr>
          <w:rFonts w:ascii="Times New Roman" w:hAnsi="Times New Roman" w:cs="Times New Roman"/>
          <w:noProof/>
          <w:sz w:val="24"/>
          <w:szCs w:val="24"/>
        </w:rPr>
        <w:t>NOAA, 2013)</w:t>
      </w:r>
      <w:r w:rsidR="00B87985">
        <w:rPr>
          <w:rFonts w:ascii="Times New Roman" w:hAnsi="Times New Roman" w:cs="Times New Roman"/>
          <w:sz w:val="24"/>
          <w:szCs w:val="24"/>
        </w:rPr>
        <w:fldChar w:fldCharType="end"/>
      </w:r>
      <w:r w:rsidR="00B87985">
        <w:rPr>
          <w:rFonts w:ascii="Times New Roman" w:hAnsi="Times New Roman" w:cs="Times New Roman"/>
          <w:sz w:val="24"/>
          <w:szCs w:val="24"/>
        </w:rPr>
        <w:t>.</w:t>
      </w:r>
      <w:r w:rsidR="0096660F">
        <w:rPr>
          <w:rFonts w:ascii="Times New Roman" w:hAnsi="Times New Roman" w:cs="Times New Roman"/>
          <w:sz w:val="24"/>
          <w:szCs w:val="24"/>
        </w:rPr>
        <w:t xml:space="preserve"> Urbanization has been a focus of addressing estuarian pollution, however,</w:t>
      </w:r>
      <w:r w:rsidR="00B87985">
        <w:rPr>
          <w:rFonts w:ascii="Times New Roman" w:hAnsi="Times New Roman" w:cs="Times New Roman"/>
          <w:sz w:val="24"/>
          <w:szCs w:val="24"/>
        </w:rPr>
        <w:t xml:space="preserve"> </w:t>
      </w:r>
      <w:r w:rsidR="0089753F">
        <w:rPr>
          <w:rFonts w:ascii="Times New Roman" w:hAnsi="Times New Roman" w:cs="Times New Roman"/>
          <w:sz w:val="24"/>
          <w:szCs w:val="24"/>
        </w:rPr>
        <w:t xml:space="preserve">in many estuaries agriculture </w:t>
      </w:r>
      <w:r w:rsidR="0096660F">
        <w:rPr>
          <w:rFonts w:ascii="Times New Roman" w:hAnsi="Times New Roman" w:cs="Times New Roman"/>
          <w:sz w:val="24"/>
          <w:szCs w:val="24"/>
        </w:rPr>
        <w:t>is</w:t>
      </w:r>
      <w:r w:rsidR="0089753F">
        <w:rPr>
          <w:rFonts w:ascii="Times New Roman" w:hAnsi="Times New Roman" w:cs="Times New Roman"/>
          <w:sz w:val="24"/>
          <w:szCs w:val="24"/>
        </w:rPr>
        <w:t xml:space="preserve"> a </w:t>
      </w:r>
      <w:r w:rsidR="0096660F">
        <w:rPr>
          <w:rFonts w:ascii="Times New Roman" w:hAnsi="Times New Roman" w:cs="Times New Roman"/>
          <w:sz w:val="24"/>
          <w:szCs w:val="24"/>
        </w:rPr>
        <w:t xml:space="preserve">more prominent </w:t>
      </w:r>
      <w:r w:rsidR="0089753F">
        <w:rPr>
          <w:rFonts w:ascii="Times New Roman" w:hAnsi="Times New Roman" w:cs="Times New Roman"/>
          <w:sz w:val="24"/>
          <w:szCs w:val="24"/>
        </w:rPr>
        <w:t>source of nutrient and sediment pollution</w:t>
      </w:r>
      <w:r w:rsidR="0096660F">
        <w:rPr>
          <w:rFonts w:ascii="Times New Roman" w:hAnsi="Times New Roman" w:cs="Times New Roman"/>
          <w:sz w:val="24"/>
          <w:szCs w:val="24"/>
        </w:rPr>
        <w:t xml:space="preserve"> </w:t>
      </w:r>
      <w:r w:rsidR="0096660F">
        <w:rPr>
          <w:rFonts w:ascii="Times New Roman" w:hAnsi="Times New Roman" w:cs="Times New Roman"/>
          <w:sz w:val="24"/>
          <w:szCs w:val="24"/>
        </w:rPr>
        <w:fldChar w:fldCharType="begin" w:fldLock="1"/>
      </w:r>
      <w:r w:rsidR="006E1F7D">
        <w:rPr>
          <w:rFonts w:ascii="Times New Roman" w:hAnsi="Times New Roman" w:cs="Times New Roman"/>
          <w:sz w:val="24"/>
          <w:szCs w:val="24"/>
        </w:rPr>
        <w:instrText>ADDIN CSL_CITATION {"citationItems":[{"id":"ITEM-1","itemData":{"abstract":"Some 60% of coastal rivers and bays in the U.S. have been moderately to severely degraded by nutrient pollution. Both nitrogen (N) and phosphorus (P) contribute to the prohlem~ although for most coastal systems N addi- tions cause more damage. Globally, human activity has increased the flux of N and P from land to the oceans by 2-fold and 3-fold, respectively. For N, much of this increase has occurred over the past 40 years, with the increase varying by region. Hmnzm activity has increased the flux of N in the Mississippi River basin by 4-fold, in the rivers of the north- eastern U.S. by 8-fokL and in the rivers draining to the North Sea by more than 10-fold. The sources of nutrients to the coast vary. For some estuaries, sewage treatment plants are the largest single input; for most systems nonpoint sources of nutrients are now of relatively greater importance~ both because of improved point source treatment and control (particularly for P) and because of increases in the total magnitude of nonpoint sources (particularly for N) over the past three decades. For P, agricultural activities dominate nonpoint source fluxes. Agriculture is also the major source of N in many systems, including the flux of N down the Mississippi River, which has contributed to the large hypoxic zone in the Gulf of Mexico. For both P and N~ agriculture contributes to nonpoint source pollution both through losses at the field scale, as soils erode away and fertilizer is leached to surface and ground waters, and from losses from animal feedlot operations. In the U.S. N from animal wastes that leaks directly to surface waters or is volatilized to the atmo- sphere as ammonia may be the single largest source of N that moves from agricultural operations into coastal waters. In some regions, including the northeastern U.S., atmospheric deposition of oxidized N from fossil-fuel combustion is the major flux from nonpoint sources. This atmospheric component of the N flux into estuaries has often been under- estimated, particularly with respect to deposition onto the terrestrial landscape with subsequent export downstream. Because the relative importance of these nutrient sources varies among regions and sites, so too must appropriate and effective mitigation strategies. The regional nature and variability of nutrient sources require that nutrient management efforts address large geographic areas.","author":[{"dropping-particle":"","family":"Hole","given":"Woods","non-dropping-particle":"","parse-names":false,"suffix":""},{"dropping-particle":"","family":"Biology","given":"Evolutionary","non-dropping-particle":"","parse-names":false,"suffix":""},{"dropping-particle":"","family":"Systems","given":"Pasture","non-dropping-particle":"","parse-names":false,"suffix":""}],"container-title":"Estuaries","id":"ITEM-1","issue":"4","issued":{"date-parts":[["2002"]]},"page":"656-676","title":"Sources of Nutrient Pollution to Coastal Waters in the United States : Implications for Achieving Coastal Water Quality Goals","type":"article-journal","volume":"25"},"uris":["http://www.mendeley.com/documents/?uuid=8ae1a985-5331-4d40-83c9-a14e6732a113"]},{"id":"ITEM-2","itemData":{"DOI":"10.1016/j.hal.2008.08.028","ISSN":"15689883","abstract":"An updated assessment of nutrient related impacts in US estuaries was completed in 2007. This assessment evaluates three components for each estuary: the influencing factors (e.g. land use, nutrient loads), the overall eutrophic condition (e.g. chlorophyll a, presence of nuisance/toxic algae and macroalgae, extent of dissolved oxygen problems, loss of submerged aquatic vegetation), and future outlook. Eutrophication is a widespread problem with 65% of assessed systems showing moderate to high level problems. The most impacted region was the mid-Atlantic. The majority of estuaries assessed, with the exception of North Atlantic systems (Cape Cod north to Maine), are highly influenced by human related activities that contribute to land-based nutrient loads. Conditions were predicted to worsen in 65% and to improve in 19% of the assessed estuaries in the future. Analysis of the extent of change from the early 1990s to the early 2000s, for those systems for which sufficient data were available, shows that conditions mostly remained the same (32 of 58 systems) though changes were observed in several smaller systems; 13 systems improved and 13 systems worsened. Chlorophyll a and HAB impacts have increased in the mid-Atlantic region, the only region with data adequate for comparison. These symptoms are more prevalent in systems with longer residence times, such as coastal lagoons. The successful restoration of seagrass in Tampa Bay is encouraging though future management to sustain the recovery will be difficult given expected population increases. This national assessment illustrates the need for coordinated and integrated action that balances management action, efficient monitoring to assess the effectiveness of the management, focused research, and a communication campaign aimed at engaging the broader community. © 2008 Elsevier B.V.","author":[{"dropping-particle":"","family":"Bricker","given":"S. B.","non-dropping-particle":"","parse-names":false,"suffix":""},{"dropping-particle":"","family":"Longstaff","given":"B.","non-dropping-particle":"","parse-names":false,"suffix":""},{"dropping-particle":"","family":"Dennison","given":"W.","non-dropping-particle":"","parse-names":false,"suffix":""},{"dropping-particle":"","family":"Jones","given":"A.","non-dropping-particle":"","parse-names":false,"suffix":""},{"dropping-particle":"","family":"Boicourt","given":"K.","non-dropping-particle":"","parse-names":false,"suffix":""},{"dropping-particle":"","family":"Wicks","given":"C.","non-dropping-particle":"","parse-names":false,"suffix":""},{"dropping-particle":"","family":"Woerner","given":"J.","non-dropping-particle":"","parse-names":false,"suffix":""}],"container-title":"Harmful Algae","id":"ITEM-2","issue":"1","issued":{"date-parts":[["2008"]]},"page":"21-32","title":"Effects of nutrient enrichment in the nation's estuaries: A decade of change","type":"article-journal","volume":"8"},"uris":["http://www.mendeley.com/documents/?uuid=48c75a06-4a2b-46a9-8b53-f91657291aa3"]},{"id":"ITEM-3","itemData":{"DOI":"10.1007/s12237-019-00597-z","ISSN":"15592731","abstract":"Urbanization and human-led development have increased more rapidly along shorelines and in coastal watersheds than inland regions over the past century. The result of major land use changes for both urban tracts and agriculture to serve the urban areas, as well as infrastructure development is increased runoff carrying sediments, nutrients, pollutants, pharmaceuticals, and toxins downstream to estuarine systems. The increased runoff levels are only the tip of the iceberg, with human development resulting in increased fecal bacteria from urbanization and excess nutrients from agriculture leading to harmful algal blooms. Estuaries act as a natural filter between land and sea, but have been overloaded by the influx of sediments and pollutants in recent decades. As a result, there have been a variety of impacts to estuarine ecosystems and water quality including increased sediment load, eutrophication, harmful algal blooms, fecal bacteria, as well as shellfish and fisheries declines. In some estuarine systems, the reduction in light penetration to the benthos has led to the loss of seagrasses. In others, seasonal hypoxia is a visible symptom of prolonged eutrophication. There is a need to augment long-term monitoring techniques with new technologies and data processing methods to better understand the current state of estuaries and work towards mitigating human impacts on estuarine ecosystems and water quality.","author":[{"dropping-particle":"","family":"Freeman","given":"Lauren A.","non-dropping-particle":"","parse-names":false,"suffix":""},{"dropping-particle":"","family":"Corbett","given":"D. Reide","non-dropping-particle":"","parse-names":false,"suffix":""},{"dropping-particle":"","family":"Fitzgerald","given":"Allison M.","non-dropping-particle":"","parse-names":false,"suffix":""},{"dropping-particle":"","family":"Lemley","given":"Daniel A.","non-dropping-particle":"","parse-names":false,"suffix":""},{"dropping-particle":"","family":"Quigg","given":"Antonietta","non-dropping-particle":"","parse-names":false,"suffix":""},{"dropping-particle":"","family":"Steppe","given":"Cecily N.","non-dropping-particle":"","parse-names":false,"suffix":""}],"container-title":"Estuaries and Coasts","id":"ITEM-3","issue":"7","issued":{"date-parts":[["2019"]]},"page":"1821-1838","publisher":"Estuaries and Coasts","title":"Impacts of Urbanization and Development on Estuarine Ecosystems and Water Quality","type":"article-journal","volume":"42"},"uris":["http://www.mendeley.com/documents/?uuid=6f4ab4da-ed61-44c1-bd2d-592c3c6dd45a"]}],"mendeley":{"formattedCitation":"(Bricker et al., 2008; Freeman et al., 2019; Hole et al., 2002)","plainTextFormattedCitation":"(Bricker et al., 2008; Freeman et al., 2019; Hole et al., 2002)","previouslyFormattedCitation":"(Bricker et al., 2008; Freeman et al., 2019; Hole et al., 2002)"},"properties":{"noteIndex":0},"schema":"https://github.com/citation-style-language/schema/raw/master/csl-citation.json"}</w:instrText>
      </w:r>
      <w:r w:rsidR="0096660F">
        <w:rPr>
          <w:rFonts w:ascii="Times New Roman" w:hAnsi="Times New Roman" w:cs="Times New Roman"/>
          <w:sz w:val="24"/>
          <w:szCs w:val="24"/>
        </w:rPr>
        <w:fldChar w:fldCharType="separate"/>
      </w:r>
      <w:r w:rsidR="0096660F" w:rsidRPr="0096660F">
        <w:rPr>
          <w:rFonts w:ascii="Times New Roman" w:hAnsi="Times New Roman" w:cs="Times New Roman"/>
          <w:noProof/>
          <w:sz w:val="24"/>
          <w:szCs w:val="24"/>
        </w:rPr>
        <w:t>(Bricker et al., 2008; Freeman et al., 2019; Hole et al., 2002)</w:t>
      </w:r>
      <w:r w:rsidR="0096660F">
        <w:rPr>
          <w:rFonts w:ascii="Times New Roman" w:hAnsi="Times New Roman" w:cs="Times New Roman"/>
          <w:sz w:val="24"/>
          <w:szCs w:val="24"/>
        </w:rPr>
        <w:fldChar w:fldCharType="end"/>
      </w:r>
      <w:r w:rsidR="0096660F">
        <w:rPr>
          <w:rFonts w:ascii="Times New Roman" w:hAnsi="Times New Roman" w:cs="Times New Roman"/>
          <w:sz w:val="24"/>
          <w:szCs w:val="24"/>
        </w:rPr>
        <w:t>.</w:t>
      </w:r>
    </w:p>
    <w:p w14:paraId="5BE9A25C" w14:textId="1E216B55" w:rsidR="004904D3" w:rsidRPr="008D27BF" w:rsidRDefault="00D2731E" w:rsidP="001212B4">
      <w:pPr>
        <w:rPr>
          <w:rFonts w:ascii="Times New Roman" w:hAnsi="Times New Roman" w:cs="Times New Roman"/>
          <w:sz w:val="24"/>
          <w:szCs w:val="24"/>
        </w:rPr>
      </w:pPr>
      <w:r w:rsidRPr="008D27BF">
        <w:rPr>
          <w:rFonts w:ascii="Times New Roman" w:hAnsi="Times New Roman" w:cs="Times New Roman"/>
          <w:sz w:val="24"/>
          <w:szCs w:val="24"/>
        </w:rPr>
        <w:t xml:space="preserve">Estuarine coastal managers </w:t>
      </w:r>
      <w:r w:rsidR="00FA5EF7" w:rsidRPr="008D27BF">
        <w:rPr>
          <w:rFonts w:ascii="Times New Roman" w:hAnsi="Times New Roman" w:cs="Times New Roman"/>
          <w:sz w:val="24"/>
          <w:szCs w:val="24"/>
        </w:rPr>
        <w:t>need specific information to help address the water quality issues unique to their estuary.</w:t>
      </w:r>
      <w:r w:rsidR="008D27BF" w:rsidRPr="008D27BF">
        <w:rPr>
          <w:rFonts w:ascii="Times New Roman" w:hAnsi="Times New Roman" w:cs="Times New Roman"/>
          <w:sz w:val="24"/>
          <w:szCs w:val="24"/>
        </w:rPr>
        <w:t xml:space="preserve"> </w:t>
      </w:r>
      <w:r w:rsidR="00FE465A" w:rsidRPr="008D27BF">
        <w:rPr>
          <w:rFonts w:ascii="Times New Roman" w:hAnsi="Times New Roman" w:cs="Times New Roman"/>
          <w:sz w:val="24"/>
          <w:szCs w:val="24"/>
        </w:rPr>
        <w:t xml:space="preserve">Both </w:t>
      </w:r>
      <w:r w:rsidR="001A08AE" w:rsidRPr="008D27BF">
        <w:rPr>
          <w:rFonts w:ascii="Times New Roman" w:hAnsi="Times New Roman" w:cs="Times New Roman"/>
          <w:sz w:val="24"/>
          <w:szCs w:val="24"/>
        </w:rPr>
        <w:t xml:space="preserve">land </w:t>
      </w:r>
      <w:r w:rsidR="00FE465A" w:rsidRPr="008D27BF">
        <w:rPr>
          <w:rFonts w:ascii="Times New Roman" w:hAnsi="Times New Roman" w:cs="Times New Roman"/>
          <w:sz w:val="24"/>
          <w:szCs w:val="24"/>
        </w:rPr>
        <w:t xml:space="preserve">management </w:t>
      </w:r>
      <w:r w:rsidR="00FE465A" w:rsidRPr="008D27BF">
        <w:rPr>
          <w:rFonts w:ascii="Times New Roman" w:hAnsi="Times New Roman" w:cs="Times New Roman"/>
          <w:sz w:val="24"/>
          <w:szCs w:val="24"/>
        </w:rPr>
        <w:fldChar w:fldCharType="begin" w:fldLock="1"/>
      </w:r>
      <w:r w:rsidR="00B87985" w:rsidRPr="008D27BF">
        <w:rPr>
          <w:rFonts w:ascii="Times New Roman" w:hAnsi="Times New Roman" w:cs="Times New Roman"/>
          <w:sz w:val="24"/>
          <w:szCs w:val="24"/>
        </w:rPr>
        <w:instrText>ADDIN CSL_CITATION {"citationItems":[{"id":"ITEM-1","itemData":{"ISBN":"6103544947","author":[{"dropping-particle":"","family":"Murphy","given":"Jennifer","non-dropping-particle":"","parse-names":false,"suffix":""},{"dropping-particle":"","family":"Sprague","given":"Lori","non-dropping-particle":"","parse-names":false,"suffix":""}],"id":"ITEM-1","issued":{"date-parts":[["2019"]]},"page":"1-14","title":"Water-quality trends in US rivers: Exploring effects from streamflow trends and changes in watershed management","type":"article-journal","volume":"656"},"uris":["http://www.mendeley.com/documents/?uuid=93ae2a13-1389-4e4d-83b4-a92736725d6a"]}],"mendeley":{"formattedCitation":"(Murphy and Sprague, 2019)","manualFormatting":"(e.g., Murphy and Sprague, 2019)","plainTextFormattedCitation":"(Murphy and Sprague, 2019)","previouslyFormattedCitation":"(Murphy and Sprague, 2019)"},"properties":{"noteIndex":0},"schema":"https://github.com/citation-style-language/schema/raw/master/csl-citation.json"}</w:instrText>
      </w:r>
      <w:r w:rsidR="00FE465A" w:rsidRPr="008D27BF">
        <w:rPr>
          <w:rFonts w:ascii="Times New Roman" w:hAnsi="Times New Roman" w:cs="Times New Roman"/>
          <w:sz w:val="24"/>
          <w:szCs w:val="24"/>
        </w:rPr>
        <w:fldChar w:fldCharType="separate"/>
      </w:r>
      <w:r w:rsidR="00FE465A" w:rsidRPr="008D27BF">
        <w:rPr>
          <w:rFonts w:ascii="Times New Roman" w:hAnsi="Times New Roman" w:cs="Times New Roman"/>
          <w:noProof/>
          <w:sz w:val="24"/>
          <w:szCs w:val="24"/>
        </w:rPr>
        <w:t>(</w:t>
      </w:r>
      <w:r w:rsidR="00B87985" w:rsidRPr="008D27BF">
        <w:rPr>
          <w:rFonts w:ascii="Times New Roman" w:hAnsi="Times New Roman" w:cs="Times New Roman"/>
          <w:noProof/>
          <w:sz w:val="24"/>
          <w:szCs w:val="24"/>
        </w:rPr>
        <w:t xml:space="preserve">e.g., </w:t>
      </w:r>
      <w:r w:rsidR="00FE465A" w:rsidRPr="008D27BF">
        <w:rPr>
          <w:rFonts w:ascii="Times New Roman" w:hAnsi="Times New Roman" w:cs="Times New Roman"/>
          <w:noProof/>
          <w:sz w:val="24"/>
          <w:szCs w:val="24"/>
        </w:rPr>
        <w:t>Murphy and Sprague, 2019)</w:t>
      </w:r>
      <w:r w:rsidR="00FE465A" w:rsidRPr="008D27BF">
        <w:rPr>
          <w:rFonts w:ascii="Times New Roman" w:hAnsi="Times New Roman" w:cs="Times New Roman"/>
          <w:sz w:val="24"/>
          <w:szCs w:val="24"/>
        </w:rPr>
        <w:fldChar w:fldCharType="end"/>
      </w:r>
      <w:r w:rsidR="00FE465A" w:rsidRPr="008D27BF">
        <w:rPr>
          <w:rFonts w:ascii="Times New Roman" w:hAnsi="Times New Roman" w:cs="Times New Roman"/>
          <w:sz w:val="24"/>
          <w:szCs w:val="24"/>
        </w:rPr>
        <w:t xml:space="preserve"> and climate </w:t>
      </w:r>
      <w:r w:rsidR="00FE465A" w:rsidRPr="008D27BF">
        <w:rPr>
          <w:rFonts w:ascii="Times New Roman" w:hAnsi="Times New Roman" w:cs="Times New Roman"/>
          <w:sz w:val="24"/>
          <w:szCs w:val="24"/>
        </w:rPr>
        <w:fldChar w:fldCharType="begin" w:fldLock="1"/>
      </w:r>
      <w:r w:rsidR="0096660F" w:rsidRPr="008D27BF">
        <w:rPr>
          <w:rFonts w:ascii="Times New Roman" w:hAnsi="Times New Roman" w:cs="Times New Roman"/>
          <w:sz w:val="24"/>
          <w:szCs w:val="24"/>
        </w:rPr>
        <w:instrText>ADDIN CSL_CITATION {"citationItems":[{"id":"ITEM-1","itemData":{"DOI":"10.1016/j.watres.2016.07.047","ISSN":"18792448","PMID":"27474940","abstract":"Cyanobacterial bloom formation is dependent on nutrient levels and meteorological conditions. In this study, we elucidated the effects of extreme weather events (EWEs, heavy rainfall and strong winds) on the cyanobacterial blooms in Lake Taihu in recent years based on an analysis of the meteorological, nutrient, and bloom area data from 2007 to 2015. The levels of total phosphorus (TP) and total nitrogen (TN) decreased by 42.5% and 31.2%, respectively, in the water of Lake Taihu over the past nine years. However, the frequency and intensity of cyanobacterial blooms did not significantly decrease. A total of 50.5% of the extended blooms (&gt;300 km 2 ) were associated with EWEs from 2007 to 2015, 36.2% of which were due to heavy rainfall and 38.3% of which were due to strong winds (25.5% were due to both). Interestingly, the frequency of the EWE-induced extended blooms significantly increased after 2012. Principal component analysis (PCA) showed that this frequency correlated positively with EWE-induced nutrient increases in the water, indicating that the complement from nutrient increases induced by EWE allow cyanobacterial cells to reach high biomass under relatively low nutrient condition. Our results suggest that EWEs play a more important role in extended bloom formation after the nutrient levels in shallow lakes are reduced.","author":[{"dropping-particle":"","family":"Yang","given":"Zhen","non-dropping-particle":"","parse-names":false,"suffix":""},{"dropping-particle":"","family":"Zhang","given":"Min","non-dropping-particle":"","parse-names":false,"suffix":""},{"dropping-particle":"","family":"Shi","given":"Xiaoli","non-dropping-particle":"","parse-names":false,"suffix":""},{"dropping-particle":"","family":"Kong","given":"Fanxiang","non-dropping-particle":"","parse-names":false,"suffix":""},{"dropping-particle":"","family":"Ma","given":"Ronghua","non-dropping-particle":"","parse-names":false,"suffix":""},{"dropping-particle":"","family":"Yu","given":"Yang","non-dropping-particle":"","parse-names":false,"suffix":""}],"container-title":"Water Research","id":"ITEM-1","issued":{"date-parts":[["2016"]]},"page":"302-310","publisher":"Elsevier Ltd","title":"Nutrient reduction magnifies the impact of extreme weather on cyanobacterial bloom formation in large shallow Lake Taihu (China)","type":"article-journal","volume":"103"},"uris":["http://www.mendeley.com/documents/?uuid=3fccd1d3-ee18-4e16-97de-5700693786d7"]}],"mendeley":{"formattedCitation":"(Yang et al., 2016)","manualFormatting":"(e.g.,Yang et al., 2016)","plainTextFormattedCitation":"(Yang et al., 2016)","previouslyFormattedCitation":"(Yang et al., 2016)"},"properties":{"noteIndex":0},"schema":"https://github.com/citation-style-language/schema/raw/master/csl-citation.json"}</w:instrText>
      </w:r>
      <w:r w:rsidR="00FE465A" w:rsidRPr="008D27BF">
        <w:rPr>
          <w:rFonts w:ascii="Times New Roman" w:hAnsi="Times New Roman" w:cs="Times New Roman"/>
          <w:sz w:val="24"/>
          <w:szCs w:val="24"/>
        </w:rPr>
        <w:fldChar w:fldCharType="separate"/>
      </w:r>
      <w:r w:rsidR="00FE465A" w:rsidRPr="008D27BF">
        <w:rPr>
          <w:rFonts w:ascii="Times New Roman" w:hAnsi="Times New Roman" w:cs="Times New Roman"/>
          <w:noProof/>
          <w:sz w:val="24"/>
          <w:szCs w:val="24"/>
        </w:rPr>
        <w:t>(</w:t>
      </w:r>
      <w:r w:rsidR="00B87985" w:rsidRPr="008D27BF">
        <w:rPr>
          <w:rFonts w:ascii="Times New Roman" w:hAnsi="Times New Roman" w:cs="Times New Roman"/>
          <w:noProof/>
          <w:sz w:val="24"/>
          <w:szCs w:val="24"/>
        </w:rPr>
        <w:t>e.g.,</w:t>
      </w:r>
      <w:r w:rsidR="00FE465A" w:rsidRPr="008D27BF">
        <w:rPr>
          <w:rFonts w:ascii="Times New Roman" w:hAnsi="Times New Roman" w:cs="Times New Roman"/>
          <w:noProof/>
          <w:sz w:val="24"/>
          <w:szCs w:val="24"/>
        </w:rPr>
        <w:t>Yang et al., 2016)</w:t>
      </w:r>
      <w:r w:rsidR="00FE465A" w:rsidRPr="008D27BF">
        <w:rPr>
          <w:rFonts w:ascii="Times New Roman" w:hAnsi="Times New Roman" w:cs="Times New Roman"/>
          <w:sz w:val="24"/>
          <w:szCs w:val="24"/>
        </w:rPr>
        <w:fldChar w:fldCharType="end"/>
      </w:r>
      <w:r w:rsidR="00FE465A" w:rsidRPr="008D27BF">
        <w:rPr>
          <w:rFonts w:ascii="Times New Roman" w:hAnsi="Times New Roman" w:cs="Times New Roman"/>
          <w:sz w:val="24"/>
          <w:szCs w:val="24"/>
        </w:rPr>
        <w:t xml:space="preserve"> have been shown to be critical</w:t>
      </w:r>
      <w:r w:rsidR="001A08AE" w:rsidRPr="008D27BF">
        <w:rPr>
          <w:rFonts w:ascii="Times New Roman" w:hAnsi="Times New Roman" w:cs="Times New Roman"/>
          <w:sz w:val="24"/>
          <w:szCs w:val="24"/>
        </w:rPr>
        <w:t xml:space="preserve"> components</w:t>
      </w:r>
      <w:r w:rsidR="00FE465A" w:rsidRPr="008D27BF">
        <w:rPr>
          <w:rFonts w:ascii="Times New Roman" w:hAnsi="Times New Roman" w:cs="Times New Roman"/>
          <w:sz w:val="24"/>
          <w:szCs w:val="24"/>
        </w:rPr>
        <w:t xml:space="preserve"> to </w:t>
      </w:r>
      <w:r w:rsidR="00D20B4F" w:rsidRPr="008D27BF">
        <w:rPr>
          <w:rFonts w:ascii="Times New Roman" w:hAnsi="Times New Roman" w:cs="Times New Roman"/>
          <w:sz w:val="24"/>
          <w:szCs w:val="24"/>
        </w:rPr>
        <w:t>the severity</w:t>
      </w:r>
      <w:r w:rsidR="00B87985" w:rsidRPr="008D27BF">
        <w:rPr>
          <w:rFonts w:ascii="Times New Roman" w:hAnsi="Times New Roman" w:cs="Times New Roman"/>
          <w:sz w:val="24"/>
          <w:szCs w:val="24"/>
        </w:rPr>
        <w:t xml:space="preserve"> </w:t>
      </w:r>
      <w:r w:rsidR="00D20B4F" w:rsidRPr="008D27BF">
        <w:rPr>
          <w:rFonts w:ascii="Times New Roman" w:hAnsi="Times New Roman" w:cs="Times New Roman"/>
          <w:sz w:val="24"/>
          <w:szCs w:val="24"/>
        </w:rPr>
        <w:t xml:space="preserve">of </w:t>
      </w:r>
      <w:r w:rsidR="00FE465A" w:rsidRPr="008D27BF">
        <w:rPr>
          <w:rFonts w:ascii="Times New Roman" w:hAnsi="Times New Roman" w:cs="Times New Roman"/>
          <w:sz w:val="24"/>
          <w:szCs w:val="24"/>
        </w:rPr>
        <w:t>water quality issues</w:t>
      </w:r>
      <w:r w:rsidR="00B87985" w:rsidRPr="008D27BF">
        <w:rPr>
          <w:rFonts w:ascii="Times New Roman" w:hAnsi="Times New Roman" w:cs="Times New Roman"/>
          <w:sz w:val="24"/>
          <w:szCs w:val="24"/>
        </w:rPr>
        <w:t>.</w:t>
      </w:r>
      <w:r w:rsidR="00614D1E" w:rsidRPr="008D27BF">
        <w:rPr>
          <w:rFonts w:ascii="Times New Roman" w:hAnsi="Times New Roman" w:cs="Times New Roman"/>
          <w:sz w:val="24"/>
          <w:szCs w:val="24"/>
        </w:rPr>
        <w:t xml:space="preserve"> </w:t>
      </w:r>
      <w:r w:rsidR="00461054">
        <w:rPr>
          <w:rFonts w:ascii="Times New Roman" w:hAnsi="Times New Roman" w:cs="Times New Roman"/>
          <w:sz w:val="24"/>
          <w:szCs w:val="24"/>
        </w:rPr>
        <w:t xml:space="preserve"> </w:t>
      </w:r>
      <w:r w:rsidR="00554047" w:rsidRPr="008D27BF">
        <w:rPr>
          <w:rFonts w:ascii="Times New Roman" w:hAnsi="Times New Roman" w:cs="Times New Roman"/>
          <w:sz w:val="24"/>
          <w:szCs w:val="24"/>
        </w:rPr>
        <w:t>However, m</w:t>
      </w:r>
      <w:r w:rsidR="00B87985" w:rsidRPr="008D27BF">
        <w:rPr>
          <w:rFonts w:ascii="Times New Roman" w:hAnsi="Times New Roman" w:cs="Times New Roman"/>
          <w:sz w:val="24"/>
          <w:szCs w:val="24"/>
        </w:rPr>
        <w:t xml:space="preserve">aking </w:t>
      </w:r>
      <w:r w:rsidR="00554047" w:rsidRPr="008D27BF">
        <w:rPr>
          <w:rFonts w:ascii="Times New Roman" w:hAnsi="Times New Roman" w:cs="Times New Roman"/>
          <w:sz w:val="24"/>
          <w:szCs w:val="24"/>
        </w:rPr>
        <w:t xml:space="preserve">regional generalizations </w:t>
      </w:r>
      <w:r w:rsidR="008D27BF" w:rsidRPr="008D27BF">
        <w:rPr>
          <w:rFonts w:ascii="Times New Roman" w:hAnsi="Times New Roman" w:cs="Times New Roman"/>
          <w:sz w:val="24"/>
          <w:szCs w:val="24"/>
        </w:rPr>
        <w:t xml:space="preserve">about land-management and climate characteristics </w:t>
      </w:r>
      <w:r w:rsidR="00554047" w:rsidRPr="008D27BF">
        <w:rPr>
          <w:rFonts w:ascii="Times New Roman" w:hAnsi="Times New Roman" w:cs="Times New Roman"/>
          <w:sz w:val="24"/>
          <w:szCs w:val="24"/>
        </w:rPr>
        <w:t>to address water quality issues</w:t>
      </w:r>
      <w:r w:rsidR="00B87985" w:rsidRPr="008D27BF">
        <w:rPr>
          <w:rFonts w:ascii="Times New Roman" w:hAnsi="Times New Roman" w:cs="Times New Roman"/>
          <w:sz w:val="24"/>
          <w:szCs w:val="24"/>
        </w:rPr>
        <w:t xml:space="preserve"> proves to be difficult and less informative for </w:t>
      </w:r>
      <w:r w:rsidR="0033548E">
        <w:rPr>
          <w:rFonts w:ascii="Times New Roman" w:hAnsi="Times New Roman" w:cs="Times New Roman"/>
          <w:sz w:val="24"/>
          <w:szCs w:val="24"/>
        </w:rPr>
        <w:t xml:space="preserve">localized </w:t>
      </w:r>
      <w:r w:rsidR="00B87985" w:rsidRPr="008D27BF">
        <w:rPr>
          <w:rFonts w:ascii="Times New Roman" w:hAnsi="Times New Roman" w:cs="Times New Roman"/>
          <w:sz w:val="24"/>
          <w:szCs w:val="24"/>
        </w:rPr>
        <w:t xml:space="preserve">management decisions </w:t>
      </w:r>
      <w:r w:rsidR="00B87985" w:rsidRPr="008D27BF">
        <w:rPr>
          <w:rFonts w:ascii="Times New Roman" w:hAnsi="Times New Roman" w:cs="Times New Roman"/>
          <w:sz w:val="24"/>
          <w:szCs w:val="24"/>
        </w:rPr>
        <w:fldChar w:fldCharType="begin" w:fldLock="1"/>
      </w:r>
      <w:r w:rsidR="00B87985" w:rsidRPr="008D27BF">
        <w:rPr>
          <w:rFonts w:ascii="Times New Roman" w:hAnsi="Times New Roman" w:cs="Times New Roman"/>
          <w:sz w:val="24"/>
          <w:szCs w:val="24"/>
        </w:rPr>
        <w:instrText>ADDIN CSL_CITATION {"citationItems":[{"id":"ITEM-1","itemData":{"ISBN":"6103544947","author":[{"dropping-particle":"","family":"Murphy","given":"Jennifer","non-dropping-particle":"","parse-names":false,"suffix":""},{"dropping-particle":"","family":"Sprague","given":"Lori","non-dropping-particle":"","parse-names":false,"suffix":""}],"id":"ITEM-1","issued":{"date-parts":[["2019"]]},"page":"1-14","title":"Water-quality trends in US rivers: Exploring effects from streamflow trends and changes in watershed management","type":"article-journal","volume":"656"},"uris":["http://www.mendeley.com/documents/?uuid=93ae2a13-1389-4e4d-83b4-a92736725d6a"]},{"id":"ITEM-2","itemData":{"DOI":"10.1016/j.hal.2008.08.028","ISSN":"15689883","abstract":"An updated assessment of nutrient related impacts in US estuaries was completed in 2007. This assessment evaluates three components for each estuary: the influencing factors (e.g. land use, nutrient loads), the overall eutrophic condition (e.g. chlorophyll a, presence of nuisance/toxic algae and macroalgae, extent of dissolved oxygen problems, loss of submerged aquatic vegetation), and future outlook. Eutrophication is a widespread problem with 65% of assessed systems showing moderate to high level problems. The most impacted region was the mid-Atlantic. The majority of estuaries assessed, with the exception of North Atlantic systems (Cape Cod north to Maine), are highly influenced by human related activities that contribute to land-based nutrient loads. Conditions were predicted to worsen in 65% and to improve in 19% of the assessed estuaries in the future. Analysis of the extent of change from the early 1990s to the early 2000s, for those systems for which sufficient data were available, shows that conditions mostly remained the same (32 of 58 systems) though changes were observed in several smaller systems; 13 systems improved and 13 systems worsened. Chlorophyll a and HAB impacts have increased in the mid-Atlantic region, the only region with data adequate for comparison. These symptoms are more prevalent in systems with longer residence times, such as coastal lagoons. The successful restoration of seagrass in Tampa Bay is encouraging though future management to sustain the recovery will be difficult given expected population increases. This national assessment illustrates the need for coordinated and integrated action that balances management action, efficient monitoring to assess the effectiveness of the management, focused research, and a communication campaign aimed at engaging the broader community. © 2008 Elsevier B.V.","author":[{"dropping-particle":"","family":"Bricker","given":"S. B.","non-dropping-particle":"","parse-names":false,"suffix":""},{"dropping-particle":"","family":"Longstaff","given":"B.","non-dropping-particle":"","parse-names":false,"suffix":""},{"dropping-particle":"","family":"Dennison","given":"W.","non-dropping-particle":"","parse-names":false,"suffix":""},{"dropping-particle":"","family":"Jones","given":"A.","non-dropping-particle":"","parse-names":false,"suffix":""},{"dropping-particle":"","family":"Boicourt","given":"K.","non-dropping-particle":"","parse-names":false,"suffix":""},{"dropping-particle":"","family":"Wicks","given":"C.","non-dropping-particle":"","parse-names":false,"suffix":""},{"dropping-particle":"","family":"Woerner","given":"J.","non-dropping-particle":"","parse-names":false,"suffix":""}],"container-title":"Harmful Algae","id":"ITEM-2","issue":"1","issued":{"date-parts":[["2008"]]},"page":"21-32","title":"Effects of nutrient enrichment in the nation's estuaries: A decade of change","type":"article-journal","volume":"8"},"uris":["http://www.mendeley.com/documents/?uuid=48c75a06-4a2b-46a9-8b53-f91657291aa3"]},{"id":"ITEM-3","itemData":{"DOI":"10.1016/j.ecolind.2019.105989","ISSN":"1470160X","abstract":"Ecoregional nutrient criteria are widely used but their validity has rarely been verified competed with site-specific criteria. In this study, we introduced ecological fallacy, which describes phenomenon that site-specific stressor-response relationships cannot be deducted from ecoregional relationship and vice versa, to explore the spatial scale of nutrient criteria. A long-term and nationwide water quality dataset of lakes and reservoirs was used to determine if ecological fallacy existed or not. Ecoregional and site-specific nutrient-Chlorophyll a relationships were built employing Bayesian linear model and hierarchical model, respectively. By comparing ecoregional and site-specific relationships, we found that ecological fallacy existed in each ecoregion. Ecoregional relationship may misidentify limiting nutrient or miscalculate the nutrient effect direction or magnitude. We found huge differences between estimated Chlorophyll a concentrations deduced from regional and site-specific relationships conditioning average TN or TP concentrations. Based on these results, we determined that lake nutrient criteria should be site-specific, primarily to avoid ecological fallacy rather than to improve their accuracy. These findings could guide the future nutrient criteria development. We further recommended partial pooling of data to develop stressor-response relationship facing with intensive environmental and ecological data.","author":[{"dropping-particle":"","family":"Liang","given":"Zhongyao","non-dropping-particle":"","parse-names":false,"suffix":""},{"dropping-particle":"","family":"Dong","given":"Feifei","non-dropping-particle":"","parse-names":false,"suffix":""},{"dropping-particle":"","family":"Qian","given":"Song S.","non-dropping-particle":"","parse-names":false,"suffix":""},{"dropping-particle":"","family":"Liu","given":"Yong","non-dropping-particle":"","parse-names":false,"suffix":""},{"dropping-particle":"","family":"Chen","given":"Huili","non-dropping-particle":"","parse-names":false,"suffix":""},{"dropping-particle":"","family":"Lu","given":"Wentao","non-dropping-particle":"","parse-names":false,"suffix":""}],"container-title":"Ecological Indicators","id":"ITEM-3","issue":"June 2019","issued":{"date-parts":[["2020"]]},"page":"105989","publisher":"Elsevier","title":"Ecoregional or site-specific lake nutrient criteria? Evidence from ecological fallacy","type":"article-journal","volume":"111"},"uris":["http://www.mendeley.com/documents/?uuid=623074ae-04fa-4d89-b7cb-0705aa2a3b41"]}],"mendeley":{"formattedCitation":"(Bricker et al., 2008; Liang et al., 2020; Murphy and Sprague, 2019)","plainTextFormattedCitation":"(Bricker et al., 2008; Liang et al., 2020; Murphy and Sprague, 2019)","previouslyFormattedCitation":"(Bricker et al., 2008; Liang et al., 2020; Murphy and Sprague, 2019)"},"properties":{"noteIndex":0},"schema":"https://github.com/citation-style-language/schema/raw/master/csl-citation.json"}</w:instrText>
      </w:r>
      <w:r w:rsidR="00B87985" w:rsidRPr="008D27BF">
        <w:rPr>
          <w:rFonts w:ascii="Times New Roman" w:hAnsi="Times New Roman" w:cs="Times New Roman"/>
          <w:sz w:val="24"/>
          <w:szCs w:val="24"/>
        </w:rPr>
        <w:fldChar w:fldCharType="separate"/>
      </w:r>
      <w:r w:rsidR="00B87985" w:rsidRPr="008D27BF">
        <w:rPr>
          <w:rFonts w:ascii="Times New Roman" w:hAnsi="Times New Roman" w:cs="Times New Roman"/>
          <w:noProof/>
          <w:sz w:val="24"/>
          <w:szCs w:val="24"/>
        </w:rPr>
        <w:t>(Bricker et al., 2008; Liang et al., 2020; Murphy and Sprague, 2019)</w:t>
      </w:r>
      <w:r w:rsidR="00B87985" w:rsidRPr="008D27BF">
        <w:rPr>
          <w:rFonts w:ascii="Times New Roman" w:hAnsi="Times New Roman" w:cs="Times New Roman"/>
          <w:sz w:val="24"/>
          <w:szCs w:val="24"/>
        </w:rPr>
        <w:fldChar w:fldCharType="end"/>
      </w:r>
      <w:r w:rsidR="00554047" w:rsidRPr="008D27BF">
        <w:rPr>
          <w:rFonts w:ascii="Times New Roman" w:hAnsi="Times New Roman" w:cs="Times New Roman"/>
          <w:sz w:val="24"/>
          <w:szCs w:val="24"/>
        </w:rPr>
        <w:t>.</w:t>
      </w:r>
      <w:r w:rsidR="00246962">
        <w:rPr>
          <w:rFonts w:ascii="Times New Roman" w:hAnsi="Times New Roman" w:cs="Times New Roman"/>
          <w:sz w:val="24"/>
          <w:szCs w:val="24"/>
        </w:rPr>
        <w:t xml:space="preserve"> </w:t>
      </w:r>
      <w:r w:rsidR="00554047" w:rsidRPr="008D27BF">
        <w:rPr>
          <w:rFonts w:ascii="Times New Roman" w:hAnsi="Times New Roman" w:cs="Times New Roman"/>
          <w:sz w:val="24"/>
          <w:szCs w:val="24"/>
        </w:rPr>
        <w:t xml:space="preserve"> </w:t>
      </w:r>
      <w:r w:rsidR="00246962">
        <w:rPr>
          <w:rFonts w:ascii="Times New Roman" w:hAnsi="Times New Roman" w:cs="Times New Roman"/>
          <w:sz w:val="24"/>
          <w:szCs w:val="24"/>
        </w:rPr>
        <w:t>Biogeochemical mechanisms for nutrient transport and response in watersheds and estuaries can vary even within the same region</w:t>
      </w:r>
      <w:r w:rsidR="00E134FC">
        <w:rPr>
          <w:rFonts w:ascii="Times New Roman" w:hAnsi="Times New Roman" w:cs="Times New Roman"/>
          <w:sz w:val="24"/>
          <w:szCs w:val="24"/>
        </w:rPr>
        <w:t>, due to causes such as variation in watershed transport capacity, climatic patterns, and algal species</w:t>
      </w:r>
      <w:r w:rsidR="00246962">
        <w:rPr>
          <w:rFonts w:ascii="Times New Roman" w:hAnsi="Times New Roman" w:cs="Times New Roman"/>
          <w:sz w:val="24"/>
          <w:szCs w:val="24"/>
        </w:rPr>
        <w:t xml:space="preserve"> </w:t>
      </w:r>
      <w:r w:rsidR="00246962">
        <w:rPr>
          <w:rFonts w:ascii="Times New Roman" w:hAnsi="Times New Roman" w:cs="Times New Roman"/>
          <w:sz w:val="24"/>
          <w:szCs w:val="24"/>
        </w:rPr>
        <w:fldChar w:fldCharType="begin" w:fldLock="1"/>
      </w:r>
      <w:r w:rsidR="00FA68BE">
        <w:rPr>
          <w:rFonts w:ascii="Times New Roman" w:hAnsi="Times New Roman" w:cs="Times New Roman"/>
          <w:sz w:val="24"/>
          <w:szCs w:val="24"/>
        </w:rPr>
        <w:instrText>ADDIN CSL_CITATION {"citationItems":[{"id":"ITEM-1","itemData":{"DOI":"10.1007/s10021-008-9176-6","ISSN":"14329840","abstract":"Nutrient loading to lakes depends on both the availability of nutrients in a watershed and their potential for movement to a lake. Many studies have demonstrated that variation in watershed land use can translate to differences in lake water quality by affecting nutrient availability. There have been few attempts, however, to understand how loading to surface waters is affected by land use when there are differences in watershed transport capacity. We compared the relationship between land use/cover and lake nutrients in lakes draining watersheds that exhibited high and low transport capacity using a 5 year (2001-2005) dataset describing the chemistry of 101 lakes and reservoirs in a region of intensive agriculture. We measured watershed transport capacity by compositing the hydrologic, geologic, and topographic variables correlated with interannual variability in lake total nitrogen (TN) or phosphorus (TP) because the hydrologic permeability of watersheds amplifies downstream responses to rainfall events. Factors describing watershed transport capacity differed for TN and TP, consistent with differences in nutrient mobility and biogeochemistry. Partial least squares regression revealed that watershed transport capacity influenced the nature of the association between land use/cover and lake chemistry. In watersheds with low transport capacity, in-lake processes and near-shore land use/cover tended to be more influential, whereas, in watersheds with high transport capacity, land use/cover across the entire watershed was important for explaining lake chemistry. Thus, although land use is a key driver of nutrient loading to lakes, the extent to which it influences water quality can vary with watershed transport capacity. © 2008 Springer Science+Business Media, LLC.","author":[{"dropping-particle":"","family":"Fraterrigo","given":"Jennifer M.","non-dropping-particle":"","parse-names":false,"suffix":""},{"dropping-particle":"","family":"Downing","given":"John A.","non-dropping-particle":"","parse-names":false,"suffix":""}],"container-title":"Ecosystems","id":"ITEM-1","issue":"7","issued":{"date-parts":[["2008"]]},"page":"1021-1034","title":"The influence of land use on lake nutrients varies with watershed transport capacity","type":"article-journal","volume":"11"},"uris":["http://www.mendeley.com/documents/?uuid=15fcfe12-033e-4091-b3dc-2e2501dfeca9"]},{"id":"ITEM-2","itemData":{"DOI":"10.1007/s10533-018-0526-y","ISBN":"0123456789","ISSN":"1573515X","abstract":"Anthropogenic activities have led to increased transfers of nitrogen (N) and phosphorus (P) to surface waters where changes in the absolute amounts of N and P delivery, and in N:P ratios, threaten water quality. While models of riverine fluxes are increasingly good at predicting total annual nutrient loads, our understanding of which features of a watershed differentially affect N and P transport downstream is still limited. In this study, we used linear mixed models to quantify the relative transport of N and P through different landscape and limnoscape compartments (e.g. hill slopes, lakes, reservoirs,) under a variety of climate regimes over 26 years in 18 watersheds of the St. Lawrence Basin. Water retention capacity and precipitation patterns were the features that most strongly influenced nutrient export from land to water, where P was preferentially retained in the landscape over N when water retention capacity was highest. Lakes and reservoirs also emerged as features that influenced nutrient fluxes, where lakes preferentially retain more P over N and reservoirs tended to export N. Factors that favor erosion, such as flashiness of precipitation and land-use change also alter N:P ratios in receiving waters, largely by mobilizing legacy sources of P.","author":[{"dropping-particle":"","family":"Goyette","given":"Jean Olivier","non-dropping-particle":"","parse-names":false,"suffix":""},{"dropping-particle":"","family":"Bennett","given":"Elena M.","non-dropping-particle":"","parse-names":false,"suffix":""},{"dropping-particle":"","family":"Maranger","given":"Roxane","non-dropping-particle":"","parse-names":false,"suffix":""}],"container-title":"Biogeochemistry","id":"ITEM-2","issue":"1","issued":{"date-parts":[["2019"]]},"page":"155-174","publisher":"Springer International Publishing","title":"Differential influence of landscape features and climate on nitrogen and phosphorus transport throughout the watershed","type":"article-journal","volume":"142"},"uris":["http://www.mendeley.com/documents/?uuid=5f2d7a2d-970e-4ae0-8e72-345d816252db"]},{"id":"ITEM-3","itemData":{"DOI":"10.1289/ehp.01109s5699","ISSN":"00916765","PMID":"11677178","abstract":"Eutrophication is a process that can be defined as an increase in the rate of supply of organic matter (OM) to an ecosystem. We provide a general overview of the major features driving estuarine eutrophication and outline some of the consequences of that process. The main chemical constituent of OM is carbon (C), and therefore rates of eutrophication are expressed in units of C per area per unit time. OM occurs in both particulate and dissolved forms. Allochthonous OM originates outside the estuary, whereas autochthonous OM is generated within the system, mostly by primary producers or by benthic regeneration of OM. The supply rates of limiting nutrients regulate phytoplankton productivity that contributes to inputs of autochthonous OM. The trophic status of an estuary is often based on eutrophication rates and can be categorized as oligotrophic (&lt;100 g C m-2 y-1), mesotrophic (100-300 g C m-2 y-1), eutrophic (300-500 g C m-2 y-1), or hypertrophic (&gt;500 g C m-2 y-1). Ecosystem responses to eutrophication depend on both export rates (flushing, microbially mediated losses through respiration, and denitrification) and recycling/regeneration rates within the estuary. The mitigation of the effects of eutrophication involves the regulation of inorganic nutrient (primarily N and P) inputs into receiving waters. Appropriately scaled and parameterized nutrient and hydrologic controls are the only realistic options for controlling phytoplankton blooms, algal toxicity, and other symptoms of eutrophication in estuarine ecosystems.","author":[{"dropping-particle":"","family":"Pinckney","given":"James L.","non-dropping-particle":"","parse-names":false,"suffix":""},{"dropping-particle":"","family":"Paerl","given":"Hans W.","non-dropping-particle":"","parse-names":false,"suffix":""},{"dropping-particle":"","family":"Tester","given":"Patricia","non-dropping-particle":"","parse-names":false,"suffix":""},{"dropping-particle":"","family":"Richardson","given":"Tammi L.","non-dropping-particle":"","parse-names":false,"suffix":""}],"container-title":"Environmental Health Perspectives","id":"ITEM-3","issue":"SUPPL. 5","issued":{"date-parts":[["2001"]]},"page":"699-706","title":"The role of nutrient loading and eutrophication in estuarine ecology","type":"article-journal","volume":"109"},"uris":["http://www.mendeley.com/documents/?uuid=538d8e9f-3cac-4c1b-9f4b-afa09f464afa"]},{"id":"ITEM-4","itemData":{"DOI":"10.1016/j.hal.2021.101975","ISSN":"18781470","PMID":"33875183","abstract":"Harmful algal blooms (HABs) are diverse phenomena involving multiple. species and classes of algae that occupy a broad range of habitats from lakes to oceans and produce a multiplicity of toxins or bioactive compounds that impact many different resources. Here, a review of the status of this complex array of marine HAB problems in the U.S. is presented, providing historical information and trends as well as future perspectives. The study relies on thirty years (1990–2019) of data in HAEDAT - the IOC-ICES-PICES Harmful Algal Event database, but also includes many other reports. At a qualitative level, the U.S. national HAB problem is far more extensive than was the case decades ago, with more toxic species and toxins to monitor, as well as a larger range of impacted resources and areas affected. Quantitatively, no significant trend is seen for paralytic shellfish toxin (PST) events over the study interval, though there is clear evidence of the expansion of the problem into new regions and the emergence of a species that produces PSTs in Florida – Pyrodinium bahamense. Amnesic shellfish toxin (AST) events have significantly increased in the U.S., with an overall pattern of frequent outbreaks on the West Coast, emerging, recurring outbreaks on the East Coast, and sporadic incidents in the Gulf of Mexico. Despite the long historical record of neurotoxic shellfish toxin (NST) events, no significant trend is observed over the past 30 years. The recent emergence of diarrhetic shellfish toxins (DSTs) in the U.S. began along the Gulf Coast in 2008 and expanded to the West and East Coasts, though no significant trend through time is seen since then. Ciguatoxin (CTX) events caused by Gambierdiscus dinoflagellates have long impacted tropical and subtropical locations in the U.S., but due to a lack of monitoring programs as well as under-reporting of illnesses, data on these events are not available for time series analysis. Geographic expansion of Gambierdiscus into temperate and non-endemic areas (e.g., northern Gulf of Mexico) is apparent, and fostered by ocean warming. HAB-related marine wildlife morbidity and mortality events appear to be increasing, with statistically significant increasing trends observed in marine mammal poisonings caused by ASTs along the coast of California and NSTs in Florida. Since their first occurrence in 1985 in New York, brown tides resulting from high-density blooms of Aureococcus have spread south to Delaware, Maryland, and Virgini…","author":[{"dropping-particle":"","family":"Anderson","given":"Donald M.","non-dropping-particle":"","parse-names":false,"suffix":""},{"dropping-particle":"","family":"Fensin","given":"Elizabeth","non-dropping-particle":"","parse-names":false,"suffix":""},{"dropping-particle":"","family":"Gobler","given":"Christopher J.","non-dropping-particle":"","parse-names":false,"suffix":""},{"dropping-particle":"","family":"Hoeglund","given":"Alicia E.","non-dropping-particle":"","parse-names":false,"suffix":""},{"dropping-particle":"","family":"Hubbard","given":"Katherine A.","non-dropping-particle":"","parse-names":false,"suffix":""},{"dropping-particle":"","family":"Kulis","given":"David M.","non-dropping-particle":"","parse-names":false,"suffix":""},{"dropping-particle":"","family":"Landsberg","given":"Jan H.","non-dropping-particle":"","parse-names":false,"suffix":""},{"dropping-particle":"","family":"Lefebvre","given":"Kathi A.","non-dropping-particle":"","parse-names":false,"suffix":""},{"dropping-particle":"","family":"Provoost","given":"Pieter","non-dropping-particle":"","parse-names":false,"suffix":""},{"dropping-particle":"","family":"Richlen","given":"Mindy L.","non-dropping-particle":"","parse-names":false,"suffix":""},{"dropping-particle":"","family":"Smith","given":"Juliette L.","non-dropping-particle":"","parse-names":false,"suffix":""},{"dropping-particle":"","family":"Solow","given":"Andrew R.","non-dropping-particle":"","parse-names":false,"suffix":""},{"dropping-particle":"","family":"Trainer","given":"Vera L.","non-dropping-particle":"","parse-names":false,"suffix":""}],"container-title":"Harmful Algae","id":"ITEM-4","issue":"November 2020","issued":{"date-parts":[["2021"]]},"page":"101975","publisher":"Elsevier B.V.","title":"Marine harmful algal blooms (HABs) in the United States: History, current status and future trends","type":"article-journal","volume":"102"},"uris":["http://www.mendeley.com/documents/?uuid=faed9c1e-b0f1-4059-9245-73fe7a0a6827"]}],"mendeley":{"formattedCitation":"(Anderson et al., 2021; Fraterrigo and Downing, 2008; Goyette et al., 2019; Pinckney et al., 2001)","plainTextFormattedCitation":"(Anderson et al., 2021; Fraterrigo and Downing, 2008; Goyette et al., 2019; Pinckney et al., 2001)","previouslyFormattedCitation":"(Anderson et al., 2021; Fraterrigo and Downing, 2008; Goyette et al., 2019; Pinckney et al., 2001)"},"properties":{"noteIndex":0},"schema":"https://github.com/citation-style-language/schema/raw/master/csl-citation.json"}</w:instrText>
      </w:r>
      <w:r w:rsidR="00246962">
        <w:rPr>
          <w:rFonts w:ascii="Times New Roman" w:hAnsi="Times New Roman" w:cs="Times New Roman"/>
          <w:sz w:val="24"/>
          <w:szCs w:val="24"/>
        </w:rPr>
        <w:fldChar w:fldCharType="separate"/>
      </w:r>
      <w:r w:rsidR="00E134FC" w:rsidRPr="00E134FC">
        <w:rPr>
          <w:rFonts w:ascii="Times New Roman" w:hAnsi="Times New Roman" w:cs="Times New Roman"/>
          <w:noProof/>
          <w:sz w:val="24"/>
          <w:szCs w:val="24"/>
        </w:rPr>
        <w:t>(Anderson et al., 2021; Fraterrigo and Downing, 2008; Goyette et al., 2019; Pinckney et al., 2001)</w:t>
      </w:r>
      <w:r w:rsidR="00246962">
        <w:rPr>
          <w:rFonts w:ascii="Times New Roman" w:hAnsi="Times New Roman" w:cs="Times New Roman"/>
          <w:sz w:val="24"/>
          <w:szCs w:val="24"/>
        </w:rPr>
        <w:fldChar w:fldCharType="end"/>
      </w:r>
      <w:r w:rsidR="00246962">
        <w:rPr>
          <w:rFonts w:ascii="Times New Roman" w:hAnsi="Times New Roman" w:cs="Times New Roman"/>
          <w:sz w:val="24"/>
          <w:szCs w:val="24"/>
        </w:rPr>
        <w:t xml:space="preserve"> </w:t>
      </w:r>
      <w:r w:rsidR="00554047" w:rsidRPr="008D27BF">
        <w:rPr>
          <w:rFonts w:ascii="Times New Roman" w:hAnsi="Times New Roman" w:cs="Times New Roman"/>
          <w:sz w:val="24"/>
          <w:szCs w:val="24"/>
        </w:rPr>
        <w:t xml:space="preserve">Hence, </w:t>
      </w:r>
      <w:r w:rsidR="0033548E">
        <w:rPr>
          <w:rFonts w:ascii="Times New Roman" w:hAnsi="Times New Roman" w:cs="Times New Roman"/>
          <w:sz w:val="24"/>
          <w:szCs w:val="24"/>
        </w:rPr>
        <w:t xml:space="preserve">in many instances </w:t>
      </w:r>
      <w:r w:rsidR="00554047" w:rsidRPr="008D27BF">
        <w:rPr>
          <w:rFonts w:ascii="Times New Roman" w:hAnsi="Times New Roman" w:cs="Times New Roman"/>
          <w:sz w:val="24"/>
          <w:szCs w:val="24"/>
        </w:rPr>
        <w:t>scientists</w:t>
      </w:r>
      <w:r w:rsidR="0033548E">
        <w:rPr>
          <w:rFonts w:ascii="Times New Roman" w:hAnsi="Times New Roman" w:cs="Times New Roman"/>
          <w:sz w:val="24"/>
          <w:szCs w:val="24"/>
        </w:rPr>
        <w:t xml:space="preserve"> and resource managers</w:t>
      </w:r>
      <w:r w:rsidR="00554047" w:rsidRPr="008D27BF">
        <w:rPr>
          <w:rFonts w:ascii="Times New Roman" w:hAnsi="Times New Roman" w:cs="Times New Roman"/>
          <w:sz w:val="24"/>
          <w:szCs w:val="24"/>
        </w:rPr>
        <w:t xml:space="preserve"> have been focusing on addressing each system’s </w:t>
      </w:r>
      <w:r w:rsidR="00FE465A" w:rsidRPr="008D27BF">
        <w:rPr>
          <w:rFonts w:ascii="Times New Roman" w:hAnsi="Times New Roman" w:cs="Times New Roman"/>
          <w:sz w:val="24"/>
          <w:szCs w:val="24"/>
        </w:rPr>
        <w:t xml:space="preserve">specific conditions that lead to </w:t>
      </w:r>
      <w:r w:rsidR="00554047" w:rsidRPr="008D27BF">
        <w:rPr>
          <w:rFonts w:ascii="Times New Roman" w:hAnsi="Times New Roman" w:cs="Times New Roman"/>
          <w:sz w:val="24"/>
          <w:szCs w:val="24"/>
        </w:rPr>
        <w:t xml:space="preserve">its unique </w:t>
      </w:r>
      <w:r w:rsidR="00FE465A" w:rsidRPr="008D27BF">
        <w:rPr>
          <w:rFonts w:ascii="Times New Roman" w:hAnsi="Times New Roman" w:cs="Times New Roman"/>
          <w:sz w:val="24"/>
          <w:szCs w:val="24"/>
        </w:rPr>
        <w:t xml:space="preserve">water quality issues </w:t>
      </w:r>
      <w:r w:rsidR="00554047" w:rsidRPr="008D27BF">
        <w:rPr>
          <w:rFonts w:ascii="Times New Roman" w:hAnsi="Times New Roman" w:cs="Times New Roman"/>
          <w:sz w:val="24"/>
          <w:szCs w:val="24"/>
        </w:rPr>
        <w:t>and response</w:t>
      </w:r>
      <w:r w:rsidR="00B87985" w:rsidRPr="008D27BF">
        <w:rPr>
          <w:rFonts w:ascii="Times New Roman" w:hAnsi="Times New Roman" w:cs="Times New Roman"/>
          <w:sz w:val="24"/>
          <w:szCs w:val="24"/>
        </w:rPr>
        <w:t>.</w:t>
      </w:r>
      <w:r w:rsidR="00FE465A" w:rsidRPr="008D27BF">
        <w:rPr>
          <w:rFonts w:ascii="Times New Roman" w:hAnsi="Times New Roman" w:cs="Times New Roman"/>
          <w:sz w:val="24"/>
          <w:szCs w:val="24"/>
        </w:rPr>
        <w:t xml:space="preserve"> </w:t>
      </w:r>
    </w:p>
    <w:p w14:paraId="77745D86" w14:textId="35565457" w:rsidR="001A08AE" w:rsidDel="00FC1FAF" w:rsidRDefault="00554047" w:rsidP="00FC1FAF">
      <w:pPr>
        <w:rPr>
          <w:del w:id="1" w:author="Bohrer, Gil" w:date="2022-12-16T13:19:00Z"/>
          <w:rFonts w:ascii="Times New Roman" w:hAnsi="Times New Roman" w:cs="Times New Roman"/>
          <w:sz w:val="24"/>
          <w:szCs w:val="24"/>
        </w:rPr>
      </w:pPr>
      <w:r>
        <w:rPr>
          <w:rFonts w:ascii="Times New Roman" w:hAnsi="Times New Roman" w:cs="Times New Roman"/>
          <w:sz w:val="24"/>
          <w:szCs w:val="24"/>
        </w:rPr>
        <w:t>E</w:t>
      </w:r>
      <w:r w:rsidR="00D20B4F">
        <w:rPr>
          <w:rFonts w:ascii="Times New Roman" w:hAnsi="Times New Roman" w:cs="Times New Roman"/>
          <w:sz w:val="24"/>
          <w:szCs w:val="24"/>
        </w:rPr>
        <w:t xml:space="preserve">nvironmental model coupling has become a common framework for addressing </w:t>
      </w:r>
      <w:r w:rsidR="00E134FC">
        <w:rPr>
          <w:rFonts w:ascii="Times New Roman" w:hAnsi="Times New Roman" w:cs="Times New Roman"/>
          <w:sz w:val="24"/>
          <w:szCs w:val="24"/>
        </w:rPr>
        <w:t xml:space="preserve">individual </w:t>
      </w:r>
      <w:r w:rsidR="008D27BF">
        <w:rPr>
          <w:rFonts w:ascii="Times New Roman" w:hAnsi="Times New Roman" w:cs="Times New Roman"/>
          <w:sz w:val="24"/>
          <w:szCs w:val="24"/>
        </w:rPr>
        <w:t>watershed and estuarine water quality</w:t>
      </w:r>
      <w:r w:rsidR="001F7E86">
        <w:rPr>
          <w:rFonts w:ascii="Times New Roman" w:hAnsi="Times New Roman" w:cs="Times New Roman"/>
          <w:sz w:val="24"/>
          <w:szCs w:val="24"/>
        </w:rPr>
        <w:t xml:space="preserve"> issues </w:t>
      </w:r>
      <w:r w:rsidR="008D27BF">
        <w:rPr>
          <w:rFonts w:ascii="Times New Roman" w:hAnsi="Times New Roman" w:cs="Times New Roman"/>
          <w:sz w:val="24"/>
          <w:szCs w:val="24"/>
        </w:rPr>
        <w:t xml:space="preserve">by including the </w:t>
      </w:r>
      <w:r w:rsidR="001F7E86">
        <w:rPr>
          <w:rFonts w:ascii="Times New Roman" w:hAnsi="Times New Roman" w:cs="Times New Roman"/>
          <w:sz w:val="24"/>
          <w:szCs w:val="24"/>
        </w:rPr>
        <w:t xml:space="preserve">links between </w:t>
      </w:r>
      <w:r w:rsidR="00D20B4F">
        <w:rPr>
          <w:rFonts w:ascii="Times New Roman" w:hAnsi="Times New Roman" w:cs="Times New Roman"/>
          <w:sz w:val="24"/>
          <w:szCs w:val="24"/>
        </w:rPr>
        <w:t xml:space="preserve">watershed, river, and estuary </w:t>
      </w:r>
      <w:r w:rsidR="001A08AE">
        <w:rPr>
          <w:rFonts w:ascii="Times New Roman" w:hAnsi="Times New Roman" w:cs="Times New Roman"/>
          <w:sz w:val="24"/>
          <w:szCs w:val="24"/>
        </w:rPr>
        <w:fldChar w:fldCharType="begin" w:fldLock="1"/>
      </w:r>
      <w:r w:rsidR="00D95C9B">
        <w:rPr>
          <w:rFonts w:ascii="Times New Roman" w:hAnsi="Times New Roman" w:cs="Times New Roman"/>
          <w:sz w:val="24"/>
          <w:szCs w:val="24"/>
        </w:rPr>
        <w:instrText>ADDIN CSL_CITATION {"citationItems":[{"id":"ITEM-1","itemData":{"DOI":"10.2175/193864702785665021","ISSN":"1938-6478","abstract":"\"For two decades water quality models have been employed in the Chesapeake Bay watershed. The first application was the Watershed Model. Completed in 1982, the first version of the Watershed Model established the importance of nonpoint source loads in the Chesapeake. The simulation period for this model was for three years, covering a spring to fall period. The next phase of modeling linked a refined Hydrologic Simulation Program-based watershed model to an estuarine water quality model. These two models assisted in the establishment of the Chesapeake 40% reduction goal for nutrients. The simulation period for these models was three years. For the water quality model a summer average period was simulated. The next phase of Chesapeake modeling linked an airshed model Regional Acid Deposition Model to a much refined watershed and estuarine simulation. Using a refined grid in all of the simulations, and a simulation period of eight years for the watershed model and four years for the estuarine model, these models were used to establish the nutrient load allocations for the major basins of the Chesapeake. A subsequent version of the linked airshed, watershed, and estuarine models included simulations of underwater grasses in the Chesapeake as well as benthic organisms. This version of the cross-media models, applied in 1998, was used to further examine tributary allocations in the lower Bay. Current versions of the cross-media models are being applied to estimate load allocations for nutrients and sediment in the Chesapeake in order to “remove all water quality impairments by 2010\" [Chesapeake 2000 Agreement]. Current and future models of the Chesapeake cover a simulation period of fifteen years or more and are being developed as “community models” with model code, preprocessors, and postprocessors made available over the web as freely available, open source, public domain simulations. Users include local, state, and federal governments, researchers, students, and other water resource professionals. The next generation of cross-media models of the Chesapeake, like the preceding versions, will assist in developing water quality controls that are protective of the environment, equitable, and cost effective. The “community model” approach should lower costs of model application and make modeling tools of the Chesapeake more broadly applied.\"","author":[{"dropping-particle":"","family":"Linker","given":"Lewis C.","non-dropping-particle":"","parse-names":false,"suffix":""},{"dropping-particle":"","family":"Shenk","given":"Gary W.","non-dropping-particle":"","parse-names":false,"suffix":""},{"dropping-particle":"","family":"Wang","given":"Ping","non-dropping-particle":"","parse-names":false,"suffix":""},{"dropping-particle":"","family":"Hopkins","given":"Katherine J.","non-dropping-particle":"","parse-names":false,"suffix":""},{"dropping-particle":"","family":"Pokharel","given":"Sajan","non-dropping-particle":"","parse-names":false,"suffix":""}],"container-title":"Proceedings of the Water Environment Federation","id":"ITEM-1","issue":"2","issued":{"date-parts":[["2002"]]},"page":"569-582","title":"a Short History of Chesapeake Bay Modeling and the Next Generation of Watershed and Estuarine Models","type":"article-journal","volume":"2002"},"uris":["http://www.mendeley.com/documents/?uuid=703c475e-11cc-4bd9-b82e-467c63d5f0bc"]},{"id":"ITEM-2","itemData":{"abstract":"Complexity in estuarine systems calls for integrated and community-based approaches for using and developing models and data. Environmental and hydrodynamic models have helped organize and extend knowledge and predictions for physical, biological, and chemical aspects. However, specialization has often steered science and management to fragmentation among models, data, and management of estuarine systems. Integration of models and data in platforms that increase collaboration, interdisciplinary work, organization and transparency have been successful in other systems. Large estuarine systems are often highly disturbed from diverse human activities, alterations locally and in contributing rivers and coastal areas. Estuaries are also highly dynamic and complex, with landscapes for farming, fishing, navigation, and recreation irreversibly changed such that restoration to some historical condition is impossible. Strict prescriptive management is largely futile due to uncertainties in the trajectories of ecosystem composition from changes in climate, population, major floods, droughts, additional invasive species, earthquakes, new contaminants, and other factors. The best that can be done is to assess for major shifts in land use and ecosystem structure and function, develop understanding of expected changes due to catastrophic events and chronic stresses and changes, and steer management towards desirable outcomes to the extent possible. In much of the world management decisions in these rapidly evolving systems are made by a myriad of agencies and interests – often crossing geopolitical boundaries. For example, California's Sacramento-San Joaquin Delta, a highly engineered system, potentially involves more than 230 agencies at various capacities in outcomes and major decisions. Mathematical modeling developed in the past few decades to capture current understanding and inform immediate decisions and long-term strategies remains the most viable science-based","author":[{"dropping-particle":"","family":"Medellín-Azuara","given":"Josué","non-dropping-particle":"","parse-names":false,"suffix":""},{"dropping-particle":"","family":"Lund","given":"Jay R.","non-dropping-particle":"","parse-names":false,"suffix":""},{"dropping-particle":"","family":"Goodwin","given":"Peter","non-dropping-particle":"","parse-names":false,"suffix":""},{"dropping-particle":"","family":"Enright","given":"Christopher","non-dropping-particle":"","parse-names":false,"suffix":""},{"dropping-particle":"","family":"Bray","given":"Benjamin","non-dropping-particle":"","parse-names":false,"suffix":""},{"dropping-particle":"","family":"Argent","given":"Robert","non-dropping-particle":"","parse-names":false,"suffix":""},{"dropping-particle":"","family":"Ariyama","given":"Jiro","non-dropping-particle":"","parse-names":false,"suffix":""},{"dropping-particle":"","family":"Bratton","given":"John F","non-dropping-particle":"","parse-names":false,"suffix":""},{"dropping-particle":"","family":"Burau","given":"Jonathan","non-dropping-particle":"","parse-names":false,"suffix":""},{"dropping-particle":"","family":"Chotkowski","given":"Michael","non-dropping-particle":"","parse-names":false,"suffix":""},{"dropping-particle":"","family":"Escriva-Bou","given":"Alvar","non-dropping-particle":"","parse-names":false,"suffix":""},{"dropping-particle":"","family":"Lee","given":"Joseph","non-dropping-particle":"","parse-names":false,"suffix":""},{"dropping-particle":"","family":"Lindley","given":"Steven T.","non-dropping-particle":"","parse-names":false,"suffix":""},{"dropping-particle":"","family":"Mcwilliams","given":"Michael","non-dropping-particle":"","parse-names":false,"suffix":""},{"dropping-particle":"","family":"Peckman","given":"Scott","non-dropping-particle":"","parse-names":false,"suffix":""},{"dropping-particle":"","family":"Quinn","given":"Nigel","non-dropping-particle":"","parse-names":false,"suffix":""},{"dropping-particle":"","family":"Senn","given":"David","non-dropping-particle":"","parse-names":false,"suffix":""},{"dropping-particle":"","family":"Siegel","given":"Stuart","non-dropping-particle":"","parse-names":false,"suffix":""},{"dropping-particle":"","family":"Wolfe","given":"John","non-dropping-particle":"","parse-names":false,"suffix":""}],"id":"ITEM-2","issued":{"date-parts":[["2017"]]},"number-of-pages":"1-17","title":"Integrated Modeling of Estuarine Systems: Lessons for the Sacramento-San Joaquin Delta. Policy Brief.","type":"report"},"uris":["http://www.mendeley.com/documents/?uuid=3e641ed3-c314-422b-9cc6-1b2d1b3bb35b"]},{"id":"ITEM-3","itemData":{"DOI":"10.1016/j.envsoft.2019.06.002","ISSN":"13648152","abstract":"Extreme coastal flooding poses a major threat to human life and infrastructure. Low-gradient coastal watersheds can be vulnerable to flooding from both intense rainfall and storm surge. Here we present a comprehensive review of the most recent studies that quantify extreme flooding using variations of a compound inundation model. A compound inundation model may consist of different numerical models, observed data, and/or a combination of these. The definitions, advantages, and limitations of each joining technique are discussed with the goal of enabling and focusing subsequent research. Future investigation should focus on the development of a tight-coupling procedure that can accurately represent the complex physical interactions between storm surge and rainfall-runoff. A more accurate compound flood forecast tool can help decision-makers, stakeholders and authorities converge on better coastal resiliency measures that can potentially save human lives, aid in the design of structures and communities, and decrease property damage.","author":[{"dropping-particle":"","family":"Santiago-Collazo","given":"Félix L.","non-dropping-particle":"","parse-names":false,"suffix":""},{"dropping-particle":"V.","family":"Bilskie","given":"Matthew","non-dropping-particle":"","parse-names":false,"suffix":""},{"dropping-particle":"","family":"Hagen","given":"Scott C.","non-dropping-particle":"","parse-names":false,"suffix":""}],"container-title":"Environmental Modelling and Software","id":"ITEM-3","issue":"June","issued":{"date-parts":[["2019"]]},"page":"166-181","publisher":"Elsevier","title":"A comprehensive review of compound inundation models in low-gradient coastal watersheds","type":"article-journal","volume":"119"},"uris":["http://www.mendeley.com/documents/?uuid=055130ee-bfd0-4d54-914c-4ddbfa88ef7a"]},{"id":"ITEM-4","itemData":{"DOI":"10.1016/j.ecss.2015.12.016","ISSN":"02727714","abstract":"UK estuarine environments are regulated by inter-acting physical processes, including tidal, wave, surge, river discharge and sediment supply. They regulate the fluxes of nutrients, pollutants, pathogens and viruses that determine whether coastlines achieve the Good Environmental Status (GEnS) required by the EU's Marine Strategy Directive. We review 20th century trends and 21st century projections of changes to climatic drivers, and their potential for altering estuarine bio-physical processes. Sea-level rise will cause some marine habitats to expand, and others diminish in area extent. The overall consequences of estuarine morphodynamics to these habitat shifts, and vice-versa, are unknown. Increased temperatures could intensify microbial pathogen concentrations and increase public health risk. The patterns of change of other climatic drivers are difficult to predict (e.g., river flows and storm surges). Projected increased winter river flows throughout UK catchments will enhance the risks of coastal eutrophication, harmful algal blooms and hypoxia in some contexts, although there are spatial variabilities in river flow projections. The reproductive success of estuarine biota is sensitive to saline intrusion and corresponding turbidity maxima, which are projected to gradually shift landwards as a result of sea-level rise. Although more-frequent flushing events in winter and longer periods of drought in summer are predicted, whereby the subsequent estuarine mixing and recovery rates are poorly understood. With rising estuarine salinities, subtidal species can penetrate deeper into estuaries, although this will depend on the resilience/adaptation of the species. Many climate and impact predictions lack resolution and spatial cover. Long-term monitoring and increased research, which considers the catchment-river-estuary-coast system as a whole, is needed to support risk predicting and mitigatory strategies.","author":[{"dropping-particle":"","family":"Robins","given":"Peter E.","non-dropping-particle":"","parse-names":false,"suffix":""},{"dropping-particle":"","family":"Skov","given":"Martin W.","non-dropping-particle":"","parse-names":false,"suffix":""},{"dropping-particle":"","family":"Lewis","given":"Matt J.","non-dropping-particle":"","parse-names":false,"suffix":""},{"dropping-particle":"","family":"Giménez","given":"Luis","non-dropping-particle":"","parse-names":false,"suffix":""},{"dropping-particle":"","family":"Davies","given":"Alan G.","non-dropping-particle":"","parse-names":false,"suffix":""},{"dropping-particle":"","family":"Malham","given":"Shelagh K.","non-dropping-particle":"","parse-names":false,"suffix":""},{"dropping-particle":"","family":"Neill","given":"Simon P.","non-dropping-particle":"","parse-names":false,"suffix":""},{"dropping-particle":"","family":"McDonald","given":"James E.","non-dropping-particle":"","parse-names":false,"suffix":""},{"dropping-particle":"","family":"Whitton","given":"Timothy A.","non-dropping-particle":"","parse-names":false,"suffix":""},{"dropping-particle":"","family":"Jackson","given":"Suzanna E.","non-dropping-particle":"","parse-names":false,"suffix":""},{"dropping-particle":"","family":"Jago","given":"Colin F.","non-dropping-particle":"","parse-names":false,"suffix":""}],"container-title":"Estuarine, Coastal and Shelf Science","id":"ITEM-4","issued":{"date-parts":[["2016"]]},"page":"119-135","title":"Impact of climate change on UK estuaries: A review of past trends and potential projections","type":"article-journal","volume":"169"},"uris":["http://www.mendeley.com/documents/?uuid=21308e92-0ac1-41b4-ab10-7406a02bbc41"]}],"mendeley":{"formattedCitation":"(Linker et al., 2002; Medellín-Azuara et al., 2017; Robins et al., 2016; Santiago-Collazo et al., 2019)","plainTextFormattedCitation":"(Linker et al., 2002; Medellín-Azuara et al., 2017; Robins et al., 2016; Santiago-Collazo et al., 2019)","previouslyFormattedCitation":"(Linker et al., 2002; Medellín-Azuara et al., 2017; Robins et al., 2016; Santiago-Collazo et al., 2019)"},"properties":{"noteIndex":0},"schema":"https://github.com/citation-style-language/schema/raw/master/csl-citation.json"}</w:instrText>
      </w:r>
      <w:r w:rsidR="001A08AE">
        <w:rPr>
          <w:rFonts w:ascii="Times New Roman" w:hAnsi="Times New Roman" w:cs="Times New Roman"/>
          <w:sz w:val="24"/>
          <w:szCs w:val="24"/>
        </w:rPr>
        <w:fldChar w:fldCharType="separate"/>
      </w:r>
      <w:r w:rsidR="00F36031" w:rsidRPr="00F36031">
        <w:rPr>
          <w:rFonts w:ascii="Times New Roman" w:hAnsi="Times New Roman" w:cs="Times New Roman"/>
          <w:noProof/>
          <w:sz w:val="24"/>
          <w:szCs w:val="24"/>
        </w:rPr>
        <w:t>(Linker et al., 2002; Medellín-Azuara et al., 2017; Robins et al., 2016; Santiago-Collazo et al., 2019)</w:t>
      </w:r>
      <w:r w:rsidR="001A08AE">
        <w:rPr>
          <w:rFonts w:ascii="Times New Roman" w:hAnsi="Times New Roman" w:cs="Times New Roman"/>
          <w:sz w:val="24"/>
          <w:szCs w:val="24"/>
        </w:rPr>
        <w:fldChar w:fldCharType="end"/>
      </w:r>
      <w:r w:rsidR="001A08AE">
        <w:rPr>
          <w:rFonts w:ascii="Times New Roman" w:hAnsi="Times New Roman" w:cs="Times New Roman"/>
          <w:sz w:val="24"/>
          <w:szCs w:val="24"/>
        </w:rPr>
        <w:t xml:space="preserve">. </w:t>
      </w:r>
      <w:r w:rsidR="00CE5F11">
        <w:rPr>
          <w:rFonts w:ascii="Times New Roman" w:hAnsi="Times New Roman" w:cs="Times New Roman"/>
          <w:sz w:val="24"/>
          <w:szCs w:val="24"/>
        </w:rPr>
        <w:t>One</w:t>
      </w:r>
      <w:r>
        <w:rPr>
          <w:rFonts w:ascii="Times New Roman" w:hAnsi="Times New Roman" w:cs="Times New Roman"/>
          <w:sz w:val="24"/>
          <w:szCs w:val="24"/>
        </w:rPr>
        <w:t xml:space="preserve"> prominent</w:t>
      </w:r>
      <w:r w:rsidR="00CE5F11">
        <w:rPr>
          <w:rFonts w:ascii="Times New Roman" w:hAnsi="Times New Roman" w:cs="Times New Roman"/>
          <w:sz w:val="24"/>
          <w:szCs w:val="24"/>
        </w:rPr>
        <w:t xml:space="preserve"> example of </w:t>
      </w:r>
      <w:r w:rsidR="008A2A52">
        <w:rPr>
          <w:rFonts w:ascii="Times New Roman" w:hAnsi="Times New Roman" w:cs="Times New Roman"/>
          <w:sz w:val="24"/>
          <w:szCs w:val="24"/>
        </w:rPr>
        <w:t>coupling models for a watershed -estuary system</w:t>
      </w:r>
      <w:r w:rsidR="00CE5F11">
        <w:rPr>
          <w:rFonts w:ascii="Times New Roman" w:hAnsi="Times New Roman" w:cs="Times New Roman"/>
          <w:sz w:val="24"/>
          <w:szCs w:val="24"/>
        </w:rPr>
        <w:t xml:space="preserve"> is </w:t>
      </w:r>
      <w:r w:rsidR="001A08AE">
        <w:rPr>
          <w:rFonts w:ascii="Times New Roman" w:hAnsi="Times New Roman" w:cs="Times New Roman"/>
          <w:sz w:val="24"/>
          <w:szCs w:val="24"/>
        </w:rPr>
        <w:t>in the Chesapeake Bay</w:t>
      </w:r>
      <w:r w:rsidR="008A2A52">
        <w:rPr>
          <w:rFonts w:ascii="Times New Roman" w:hAnsi="Times New Roman" w:cs="Times New Roman"/>
          <w:sz w:val="24"/>
          <w:szCs w:val="24"/>
        </w:rPr>
        <w:t xml:space="preserve">. </w:t>
      </w:r>
      <w:r w:rsidR="00013424">
        <w:rPr>
          <w:rFonts w:ascii="Times New Roman" w:hAnsi="Times New Roman" w:cs="Times New Roman"/>
          <w:sz w:val="24"/>
          <w:szCs w:val="24"/>
        </w:rPr>
        <w:t xml:space="preserve">The </w:t>
      </w:r>
      <w:r w:rsidR="008A2A52">
        <w:rPr>
          <w:rFonts w:ascii="Times New Roman" w:hAnsi="Times New Roman" w:cs="Times New Roman"/>
          <w:sz w:val="24"/>
          <w:szCs w:val="24"/>
        </w:rPr>
        <w:t xml:space="preserve">coupled </w:t>
      </w:r>
      <w:r w:rsidR="00013424">
        <w:rPr>
          <w:rFonts w:ascii="Times New Roman" w:hAnsi="Times New Roman" w:cs="Times New Roman"/>
          <w:sz w:val="24"/>
          <w:szCs w:val="24"/>
        </w:rPr>
        <w:t>model</w:t>
      </w:r>
      <w:r w:rsidR="008A2A52">
        <w:rPr>
          <w:rFonts w:ascii="Times New Roman" w:hAnsi="Times New Roman" w:cs="Times New Roman"/>
          <w:sz w:val="24"/>
          <w:szCs w:val="24"/>
        </w:rPr>
        <w:t xml:space="preserve">s </w:t>
      </w:r>
      <w:r w:rsidR="006F7337">
        <w:rPr>
          <w:rFonts w:ascii="Times New Roman" w:hAnsi="Times New Roman" w:cs="Times New Roman"/>
          <w:sz w:val="24"/>
          <w:szCs w:val="24"/>
        </w:rPr>
        <w:t>w</w:t>
      </w:r>
      <w:r w:rsidR="008A2A52">
        <w:rPr>
          <w:rFonts w:ascii="Times New Roman" w:hAnsi="Times New Roman" w:cs="Times New Roman"/>
          <w:sz w:val="24"/>
          <w:szCs w:val="24"/>
        </w:rPr>
        <w:t>ere</w:t>
      </w:r>
      <w:r w:rsidR="006F7337">
        <w:rPr>
          <w:rFonts w:ascii="Times New Roman" w:hAnsi="Times New Roman" w:cs="Times New Roman"/>
          <w:sz w:val="24"/>
          <w:szCs w:val="24"/>
        </w:rPr>
        <w:t xml:space="preserve"> first used in the </w:t>
      </w:r>
      <w:r w:rsidR="006F7337" w:rsidRPr="006F7337">
        <w:rPr>
          <w:rFonts w:ascii="Times New Roman" w:hAnsi="Times New Roman" w:cs="Times New Roman"/>
          <w:i/>
          <w:iCs/>
          <w:sz w:val="24"/>
          <w:szCs w:val="24"/>
        </w:rPr>
        <w:t xml:space="preserve">1987 Chesapeake Bay Agreement </w:t>
      </w:r>
      <w:r w:rsidR="006F7337">
        <w:rPr>
          <w:rFonts w:ascii="Times New Roman" w:hAnsi="Times New Roman" w:cs="Times New Roman"/>
          <w:sz w:val="24"/>
          <w:szCs w:val="24"/>
        </w:rPr>
        <w:t xml:space="preserve">to help validate </w:t>
      </w:r>
      <w:r w:rsidR="007D2A82">
        <w:rPr>
          <w:rFonts w:ascii="Times New Roman" w:hAnsi="Times New Roman" w:cs="Times New Roman"/>
          <w:sz w:val="24"/>
          <w:szCs w:val="24"/>
        </w:rPr>
        <w:t xml:space="preserve">the need for </w:t>
      </w:r>
      <w:r w:rsidR="006F7337">
        <w:rPr>
          <w:rFonts w:ascii="Times New Roman" w:hAnsi="Times New Roman" w:cs="Times New Roman"/>
          <w:sz w:val="24"/>
          <w:szCs w:val="24"/>
        </w:rPr>
        <w:t xml:space="preserve">a 40% nutrient reduction goal by the year 2000 </w:t>
      </w:r>
      <w:r w:rsidR="006F7337">
        <w:rPr>
          <w:rFonts w:ascii="Times New Roman" w:hAnsi="Times New Roman" w:cs="Times New Roman"/>
          <w:sz w:val="24"/>
          <w:szCs w:val="24"/>
        </w:rPr>
        <w:fldChar w:fldCharType="begin" w:fldLock="1"/>
      </w:r>
      <w:r w:rsidR="007E7848">
        <w:rPr>
          <w:rFonts w:ascii="Times New Roman" w:hAnsi="Times New Roman" w:cs="Times New Roman"/>
          <w:sz w:val="24"/>
          <w:szCs w:val="24"/>
        </w:rPr>
        <w:instrText>ADDIN CSL_CITATION {"citationItems":[{"id":"ITEM-1","itemData":{"DOI":"10.2175/193864702785665021","ISSN":"1938-6478","abstract":"\"For two decades water quality models have been employed in the Chesapeake Bay watershed. The first application was the Watershed Model. Completed in 1982, the first version of the Watershed Model established the importance of nonpoint source loads in the Chesapeake. The simulation period for this model was for three years, covering a spring to fall period. The next phase of modeling linked a refined Hydrologic Simulation Program-based watershed model to an estuarine water quality model. These two models assisted in the establishment of the Chesapeake 40% reduction goal for nutrients. The simulation period for these models was three years. For the water quality model a summer average period was simulated. The next phase of Chesapeake modeling linked an airshed model Regional Acid Deposition Model to a much refined watershed and estuarine simulation. Using a refined grid in all of the simulations, and a simulation period of eight years for the watershed model and four years for the estuarine model, these models were used to establish the nutrient load allocations for the major basins of the Chesapeake. A subsequent version of the linked airshed, watershed, and estuarine models included simulations of underwater grasses in the Chesapeake as well as benthic organisms. This version of the cross-media models, applied in 1998, was used to further examine tributary allocations in the lower Bay. Current versions of the cross-media models are being applied to estimate load allocations for nutrients and sediment in the Chesapeake in order to “remove all water quality impairments by 2010\" [Chesapeake 2000 Agreement]. Current and future models of the Chesapeake cover a simulation period of fifteen years or more and are being developed as “community models” with model code, preprocessors, and postprocessors made available over the web as freely available, open source, public domain simulations. Users include local, state, and federal governments, researchers, students, and other water resource professionals. The next generation of cross-media models of the Chesapeake, like the preceding versions, will assist in developing water quality controls that are protective of the environment, equitable, and cost effective. The “community model” approach should lower costs of model application and make modeling tools of the Chesapeake more broadly applied.\"","author":[{"dropping-particle":"","family":"Linker","given":"Lewis C.","non-dropping-particle":"","parse-names":false,"suffix":""},{"dropping-particle":"","family":"Shenk","given":"Gary W.","non-dropping-particle":"","parse-names":false,"suffix":""},{"dropping-particle":"","family":"Wang","given":"Ping","non-dropping-particle":"","parse-names":false,"suffix":""},{"dropping-particle":"","family":"Hopkins","given":"Katherine J.","non-dropping-particle":"","parse-names":false,"suffix":""},{"dropping-particle":"","family":"Pokharel","given":"Sajan","non-dropping-particle":"","parse-names":false,"suffix":""}],"container-title":"Proceedings of the Water Environment Federation","id":"ITEM-1","issue":"2","issued":{"date-parts":[["2002"]]},"page":"569-582","title":"a Short History of Chesapeake Bay Modeling and the Next Generation of Watershed and Estuarine Models","type":"article-journal","volume":"2002"},"uris":["http://www.mendeley.com/documents/?uuid=703c475e-11cc-4bd9-b82e-467c63d5f0bc"]}],"mendeley":{"formattedCitation":"(Linker et al., 2002)","plainTextFormattedCitation":"(Linker et al., 2002)","previouslyFormattedCitation":"(Linker et al., 2002)"},"properties":{"noteIndex":0},"schema":"https://github.com/citation-style-language/schema/raw/master/csl-citation.json"}</w:instrText>
      </w:r>
      <w:r w:rsidR="006F7337">
        <w:rPr>
          <w:rFonts w:ascii="Times New Roman" w:hAnsi="Times New Roman" w:cs="Times New Roman"/>
          <w:sz w:val="24"/>
          <w:szCs w:val="24"/>
        </w:rPr>
        <w:fldChar w:fldCharType="separate"/>
      </w:r>
      <w:r w:rsidR="006F7337" w:rsidRPr="006F7337">
        <w:rPr>
          <w:rFonts w:ascii="Times New Roman" w:hAnsi="Times New Roman" w:cs="Times New Roman"/>
          <w:noProof/>
          <w:sz w:val="24"/>
          <w:szCs w:val="24"/>
        </w:rPr>
        <w:t>(Linker et al., 2002)</w:t>
      </w:r>
      <w:r w:rsidR="006F7337">
        <w:rPr>
          <w:rFonts w:ascii="Times New Roman" w:hAnsi="Times New Roman" w:cs="Times New Roman"/>
          <w:sz w:val="24"/>
          <w:szCs w:val="24"/>
        </w:rPr>
        <w:fldChar w:fldCharType="end"/>
      </w:r>
      <w:r w:rsidR="006F7337">
        <w:rPr>
          <w:rFonts w:ascii="Times New Roman" w:hAnsi="Times New Roman" w:cs="Times New Roman"/>
          <w:sz w:val="24"/>
          <w:szCs w:val="24"/>
        </w:rPr>
        <w:t xml:space="preserve"> and continue to be used</w:t>
      </w:r>
      <w:r w:rsidR="00013424">
        <w:rPr>
          <w:rFonts w:ascii="Times New Roman" w:hAnsi="Times New Roman" w:cs="Times New Roman"/>
          <w:sz w:val="24"/>
          <w:szCs w:val="24"/>
        </w:rPr>
        <w:t xml:space="preserve"> and improved upon</w:t>
      </w:r>
      <w:r w:rsidR="006F7337">
        <w:rPr>
          <w:rFonts w:ascii="Times New Roman" w:hAnsi="Times New Roman" w:cs="Times New Roman"/>
          <w:sz w:val="24"/>
          <w:szCs w:val="24"/>
        </w:rPr>
        <w:t xml:space="preserve"> </w:t>
      </w:r>
      <w:r w:rsidR="006F7337" w:rsidRPr="00893B14">
        <w:rPr>
          <w:rFonts w:ascii="Times New Roman" w:hAnsi="Times New Roman" w:cs="Times New Roman"/>
          <w:sz w:val="24"/>
          <w:szCs w:val="24"/>
        </w:rPr>
        <w:t>today</w:t>
      </w:r>
      <w:r w:rsidR="00793BF7" w:rsidRPr="00893B14">
        <w:rPr>
          <w:rFonts w:ascii="Times New Roman" w:hAnsi="Times New Roman" w:cs="Times New Roman"/>
          <w:sz w:val="24"/>
          <w:szCs w:val="24"/>
        </w:rPr>
        <w:t xml:space="preserve"> </w:t>
      </w:r>
      <w:r w:rsidR="00793BF7" w:rsidRPr="00893B14">
        <w:rPr>
          <w:rFonts w:ascii="Times New Roman" w:hAnsi="Times New Roman" w:cs="Times New Roman"/>
          <w:sz w:val="24"/>
          <w:szCs w:val="24"/>
        </w:rPr>
        <w:fldChar w:fldCharType="begin" w:fldLock="1"/>
      </w:r>
      <w:r w:rsidR="00893B14" w:rsidRPr="00893B14">
        <w:rPr>
          <w:rFonts w:ascii="Times New Roman" w:hAnsi="Times New Roman" w:cs="Times New Roman"/>
          <w:sz w:val="24"/>
          <w:szCs w:val="24"/>
        </w:rPr>
        <w:instrText>ADDIN CSL_CITATION {"citationItems":[{"id":"ITEM-1","itemData":{"abstract":"The Chesapeake Bay Program uses state-of-the art science and monitoring data to replicate conditions of the Chesapeake Bay watershed. This information is then used by decision-makers at the federal, state and local levels to determine how best to restore and protect local waterways, and ultimately, the Chesapeake Bay. By combining advanced modeling tools and real-world monitoring data, we gain a comprehensive view of the Chesapeake ecosystem-from the depths of the Bay to the upper reaches of the watershed. The suite of computer modeling tools developed by the Chesapeake Bay Program divides the 64,000-square-mile watershed into thousands of smaller segments and helps us predict the impacts of best management practices (BMPs) and policies at the regional and local level. The most significant value of the suite of modeling tools is the ability to predict how the Chesapeake Bay may respond to future conditions such as pollutant loads, land use changes and climate change. Chesapeake Bay Total Maximum Daily Load The Chesapeake Bay Total Maximum Daily Load (Bay TMDL) identifies the necessary pollution reductions from major sources of nitrogen, phosphorus and sediment across the seven watershed jurisdictions-Delaware, the District of Columbia, Maryland, New York, Pennsylvania, Virginia and West Virginia-and sets pollution limits necessary to meet water quality standards across the Chesapeake Bay. The Bay TMDL calls for all pollution control programs and practices to be in place by 2025 that will result in the eventual attainment of these water quality standards. Each jurisdiction prepares a Watershed Implementation Plan (WIP) to guide their efforts in reducing nitrogen, phosphorus and sediment pollution. Extensive measures exist to ensure accountability for reducing pollution and meeting target dates for progress under the Bay TMDL. As part of this accountability framework, two-year milestones are in place to increase restoration work and ensure progress. The Chesapeake Bay Program uses adaptive management in our decision-making framework, which allows us to learn while doing. Through adaptive management, we predict (plan) using the model, we implement BMPs and take management actions (act) to reduce nitrogen, phosphorus and sediment loading, we follow up by observing the response of the ecosystem (monitor) and then we adjust our approach and assumptions (adapt) based on what was predicted versus what actually happened. We make changes to our tools, update moni…","author":[{"dropping-particle":"","family":"Chesapeake Bay Program","given":"","non-dropping-particle":"","parse-names":false,"suffix":""}],"id":"ITEM-1","issued":{"date-parts":[["2020"]]},"title":"Understanding Chesapeake Bay Modeling Tools: A history of updates, governance, policy and procedures","type":"report"},"uris":["http://www.mendeley.com/documents/?uuid=6d026891-cf98-472a-af88-9a12b3ee4597"]},{"id":"ITEM-2","itemData":{"author":[{"dropping-particle":"","family":"Chesapeake Bay Program","given":"","non-dropping-particle":"","parse-names":false,"suffix":""}],"id":"ITEM-2","issued":{"date-parts":[["2020"]]},"title":"Modeling the Chesapeake Bay Watershed","type":"report"},"uris":["http://www.mendeley.com/documents/?uuid=bb46d01b-2f51-4eec-89e1-8d42af593fda"]}],"mendeley":{"formattedCitation":"(Chesapeake Bay Program, 2020a, 2020b)","plainTextFormattedCitation":"(Chesapeake Bay Program, 2020a, 2020b)","previouslyFormattedCitation":"(Chesapeake Bay Program, 2020a, 2020b)"},"properties":{"noteIndex":0},"schema":"https://github.com/citation-style-language/schema/raw/master/csl-citation.json"}</w:instrText>
      </w:r>
      <w:r w:rsidR="00793BF7" w:rsidRPr="00893B14">
        <w:rPr>
          <w:rFonts w:ascii="Times New Roman" w:hAnsi="Times New Roman" w:cs="Times New Roman"/>
          <w:sz w:val="24"/>
          <w:szCs w:val="24"/>
        </w:rPr>
        <w:fldChar w:fldCharType="separate"/>
      </w:r>
      <w:r w:rsidR="00793BF7" w:rsidRPr="00893B14">
        <w:rPr>
          <w:rFonts w:ascii="Times New Roman" w:hAnsi="Times New Roman" w:cs="Times New Roman"/>
          <w:noProof/>
          <w:sz w:val="24"/>
          <w:szCs w:val="24"/>
        </w:rPr>
        <w:t>(Chesapeake Bay Program, 2020a, 2020b)</w:t>
      </w:r>
      <w:r w:rsidR="00793BF7" w:rsidRPr="00893B14">
        <w:rPr>
          <w:rFonts w:ascii="Times New Roman" w:hAnsi="Times New Roman" w:cs="Times New Roman"/>
          <w:sz w:val="24"/>
          <w:szCs w:val="24"/>
        </w:rPr>
        <w:fldChar w:fldCharType="end"/>
      </w:r>
      <w:r w:rsidR="006F7337" w:rsidRPr="00893B14">
        <w:rPr>
          <w:rFonts w:ascii="Times New Roman" w:hAnsi="Times New Roman" w:cs="Times New Roman"/>
          <w:sz w:val="24"/>
          <w:szCs w:val="24"/>
        </w:rPr>
        <w:t xml:space="preserve">. </w:t>
      </w:r>
      <w:r w:rsidR="00CE5F11">
        <w:rPr>
          <w:rFonts w:ascii="Times New Roman" w:hAnsi="Times New Roman" w:cs="Times New Roman"/>
          <w:sz w:val="24"/>
          <w:szCs w:val="24"/>
        </w:rPr>
        <w:t xml:space="preserve">Many other regions have undertaken similar environmental model coupling to </w:t>
      </w:r>
      <w:r w:rsidR="00AE5196">
        <w:rPr>
          <w:rFonts w:ascii="Times New Roman" w:hAnsi="Times New Roman" w:cs="Times New Roman"/>
          <w:sz w:val="24"/>
          <w:szCs w:val="24"/>
        </w:rPr>
        <w:t>understand basin-riverine-estuary-coast dynamics, such as</w:t>
      </w:r>
      <w:r w:rsidR="00052900">
        <w:rPr>
          <w:rFonts w:ascii="Times New Roman" w:hAnsi="Times New Roman" w:cs="Times New Roman"/>
          <w:sz w:val="24"/>
          <w:szCs w:val="24"/>
        </w:rPr>
        <w:t>:</w:t>
      </w:r>
      <w:r w:rsidR="00893B14">
        <w:rPr>
          <w:rFonts w:ascii="Times New Roman" w:hAnsi="Times New Roman" w:cs="Times New Roman"/>
          <w:sz w:val="24"/>
          <w:szCs w:val="24"/>
        </w:rPr>
        <w:t xml:space="preserve"> Mobile Bay, Alabama </w:t>
      </w:r>
      <w:r w:rsidR="00893B14">
        <w:rPr>
          <w:rFonts w:ascii="Times New Roman" w:hAnsi="Times New Roman" w:cs="Times New Roman"/>
          <w:sz w:val="24"/>
          <w:szCs w:val="24"/>
        </w:rPr>
        <w:fldChar w:fldCharType="begin" w:fldLock="1"/>
      </w:r>
      <w:r w:rsidR="00052900">
        <w:rPr>
          <w:rFonts w:ascii="Times New Roman" w:hAnsi="Times New Roman" w:cs="Times New Roman"/>
          <w:sz w:val="24"/>
          <w:szCs w:val="24"/>
        </w:rPr>
        <w:instrText>ADDIN CSL_CITATION {"citationItems":[{"id":"ITEM-1","itemData":{"DOI":"10.1111/jawr.12263","author":[{"dropping-particle":"","family":"Estes","given":"Maurice G","non-dropping-particle":"","parse-names":false,"suffix":""},{"dropping-particle":"","family":"Al-hamdan","given":"Mohammad Z","non-dropping-particle":"","parse-names":false,"suffix":""},{"dropping-particle":"","family":"Ellis","given":"Jean T","non-dropping-particle":"","parse-names":false,"suffix":""},{"dropping-particle":"","family":"Judd","given":"Chaeli","non-dropping-particle":"","parse-names":false,"suffix":""},{"dropping-particle":"","family":"Woodruff","given":"Dana","non-dropping-particle":"","parse-names":false,"suffix":""},{"dropping-particle":"","family":"Thom","given":"Ronald M","non-dropping-particle":"","parse-names":false,"suffix":""},{"dropping-particle":"","family":"Quattrochi","given":"Dale","non-dropping-particle":"","parse-names":false,"suffix":""},{"dropping-particle":"","family":"Watson","given":"Brian","non-dropping-particle":"","parse-names":false,"suffix":""},{"dropping-particle":"","family":"Rodriguez","given":"Hugo","non-dropping-particle":"","parse-names":false,"suffix":""},{"dropping-particle":"","family":"Johnson","given":"Hoyt","non-dropping-particle":"","parse-names":false,"suffix":""},{"dropping-particle":"","family":"Herder","given":"Tom","non-dropping-particle":"","parse-names":false,"suffix":""},{"dropping-particle":"","family":"Maurice","given":"G","non-dropping-particle":"","parse-names":false,"suffix":""},{"dropping-particle":"","family":"Al-hamdan","given":"Mohammad Z","non-dropping-particle":"","parse-names":false,"suffix":""},{"dropping-particle":"","family":"Ellis","given":"Jean T","non-dropping-particle":"","parse-names":false,"suffix":""},{"dropping-particle":"","family":"Judd","given":"Chaeli","non-dropping-particle":"","parse-names":false,"suffix":""},{"dropping-particle":"","family":"Woodruff","given":"Dana","non-dropping-particle":"","parse-names":false,"suffix":""},{"dropping-particle":"","family":"Thom","given":"Ronald M","non-dropping-particle":"","parse-names":false,"suffix":""},{"dropping-particle":"","family":"Quattrochi","given":"Dale","non-dropping-particle":"","parse-names":false,"suffix":""},{"dropping-particle":"","family":"Watson","given":"Brian","non-dropping-particle":"","parse-names":false,"suffix":""},{"dropping-particle":"","family":"Rodriguez","given":"Hugo","non-dropping-particle":"","parse-names":false,"suffix":""},{"dropping-particle":"","family":"Johnson","given":"Hoyt","non-dropping-particle":"","parse-names":false,"suffix":""},{"dropping-particle":"","family":"Herder","given":"Tom","non-dropping-particle":"","parse-names":false,"suffix":""},{"dropping-particle":"","family":"System","given":"A Modeling","non-dropping-particle":"","parse-names":false,"suffix":""}],"id":"ITEM-1","issue":"2","issued":{"date-parts":[["2015"]]},"page":"513-536","title":"A MODELING SYSTEM TO ASSESS LAND COVER LAND USE CHANGE EFFECTS ON SAV HABITAT IN THE MOBILE BAY ESTUARY 1","type":"article-journal","volume":"51"},"uris":["http://www.mendeley.com/documents/?uuid=03e73156-a34f-4280-9688-366cdf1ee475"]}],"mendeley":{"formattedCitation":"(Estes et al., 2015)","plainTextFormattedCitation":"(Estes et al., 2015)","previouslyFormattedCitation":"(Estes et al., 2015)"},"properties":{"noteIndex":0},"schema":"https://github.com/citation-style-language/schema/raw/master/csl-citation.json"}</w:instrText>
      </w:r>
      <w:r w:rsidR="00893B14">
        <w:rPr>
          <w:rFonts w:ascii="Times New Roman" w:hAnsi="Times New Roman" w:cs="Times New Roman"/>
          <w:sz w:val="24"/>
          <w:szCs w:val="24"/>
        </w:rPr>
        <w:fldChar w:fldCharType="separate"/>
      </w:r>
      <w:r w:rsidR="00893B14" w:rsidRPr="00893B14">
        <w:rPr>
          <w:rFonts w:ascii="Times New Roman" w:hAnsi="Times New Roman" w:cs="Times New Roman"/>
          <w:noProof/>
          <w:sz w:val="24"/>
          <w:szCs w:val="24"/>
        </w:rPr>
        <w:t xml:space="preserve">(Estes et al., </w:t>
      </w:r>
      <w:r w:rsidR="00893B14" w:rsidRPr="00893B14">
        <w:rPr>
          <w:rFonts w:ascii="Times New Roman" w:hAnsi="Times New Roman" w:cs="Times New Roman"/>
          <w:noProof/>
          <w:sz w:val="24"/>
          <w:szCs w:val="24"/>
        </w:rPr>
        <w:lastRenderedPageBreak/>
        <w:t>2015)</w:t>
      </w:r>
      <w:r w:rsidR="00893B14">
        <w:rPr>
          <w:rFonts w:ascii="Times New Roman" w:hAnsi="Times New Roman" w:cs="Times New Roman"/>
          <w:sz w:val="24"/>
          <w:szCs w:val="24"/>
        </w:rPr>
        <w:fldChar w:fldCharType="end"/>
      </w:r>
      <w:r w:rsidR="00052900">
        <w:rPr>
          <w:rFonts w:ascii="Times New Roman" w:hAnsi="Times New Roman" w:cs="Times New Roman"/>
          <w:sz w:val="24"/>
          <w:szCs w:val="24"/>
        </w:rPr>
        <w:t xml:space="preserve">, </w:t>
      </w:r>
      <w:r w:rsidR="00893B14">
        <w:rPr>
          <w:rFonts w:ascii="Times New Roman" w:hAnsi="Times New Roman" w:cs="Times New Roman"/>
          <w:sz w:val="24"/>
          <w:szCs w:val="24"/>
        </w:rPr>
        <w:t xml:space="preserve">St. Louis Bay estuary, </w:t>
      </w:r>
      <w:r w:rsidR="00052900">
        <w:rPr>
          <w:rFonts w:ascii="Times New Roman" w:hAnsi="Times New Roman" w:cs="Times New Roman"/>
          <w:sz w:val="24"/>
          <w:szCs w:val="24"/>
        </w:rPr>
        <w:t xml:space="preserve">Missouri </w:t>
      </w:r>
      <w:r w:rsidR="00052900">
        <w:rPr>
          <w:rFonts w:ascii="Times New Roman" w:hAnsi="Times New Roman" w:cs="Times New Roman"/>
          <w:sz w:val="24"/>
          <w:szCs w:val="24"/>
        </w:rPr>
        <w:fldChar w:fldCharType="begin" w:fldLock="1"/>
      </w:r>
      <w:r w:rsidR="00052900">
        <w:rPr>
          <w:rFonts w:ascii="Times New Roman" w:hAnsi="Times New Roman" w:cs="Times New Roman"/>
          <w:sz w:val="24"/>
          <w:szCs w:val="24"/>
        </w:rPr>
        <w:instrText>ADDIN CSL_CITATION {"citationItems":[{"id":"ITEM-1","itemData":{"author":[{"dropping-particle":"","family":"Liu","given":"Zhijun","non-dropping-particle":"","parse-names":false,"suffix":""},{"dropping-particle":"","family":"Hashim","given":"Noor B.","non-dropping-particle":"","parse-names":false,"suffix":""},{"dropping-particle":"","family":"Kingery","given":"William L.","non-dropping-particle":"","parse-names":false,"suffix":""},{"dropping-particle":"","family":"Huddleston","given":"David H.","non-dropping-particle":"","parse-names":false,"suffix":""},{"dropping-particle":"","family":"Xia","given":"Meng","non-dropping-particle":"","parse-names":false,"suffix":""}],"container-title":"Journal of Coastal Research","id":"ITEM-1","issue":"52","issued":{"date-parts":[["2008"]]},"page":"107-116","title":"Hydrodynamic Modeling of St. Louis Bay and Watershed using EFDC and HSPF","type":"article-journal","volume":"2008"},"uris":["http://www.mendeley.com/documents/?uuid=e3130c9c-4b07-474b-89b4-d3a6e90df3b7"]}],"mendeley":{"formattedCitation":"(Liu et al., 2008)","plainTextFormattedCitation":"(Liu et al., 2008)","previouslyFormattedCitation":"(Liu et al., 2008)"},"properties":{"noteIndex":0},"schema":"https://github.com/citation-style-language/schema/raw/master/csl-citation.json"}</w:instrText>
      </w:r>
      <w:r w:rsidR="00052900">
        <w:rPr>
          <w:rFonts w:ascii="Times New Roman" w:hAnsi="Times New Roman" w:cs="Times New Roman"/>
          <w:sz w:val="24"/>
          <w:szCs w:val="24"/>
        </w:rPr>
        <w:fldChar w:fldCharType="separate"/>
      </w:r>
      <w:r w:rsidR="00052900" w:rsidRPr="00052900">
        <w:rPr>
          <w:rFonts w:ascii="Times New Roman" w:hAnsi="Times New Roman" w:cs="Times New Roman"/>
          <w:noProof/>
          <w:sz w:val="24"/>
          <w:szCs w:val="24"/>
        </w:rPr>
        <w:t>(Liu et al., 2008)</w:t>
      </w:r>
      <w:r w:rsidR="00052900">
        <w:rPr>
          <w:rFonts w:ascii="Times New Roman" w:hAnsi="Times New Roman" w:cs="Times New Roman"/>
          <w:sz w:val="24"/>
          <w:szCs w:val="24"/>
        </w:rPr>
        <w:fldChar w:fldCharType="end"/>
      </w:r>
      <w:r w:rsidR="00052900">
        <w:rPr>
          <w:rFonts w:ascii="Times New Roman" w:hAnsi="Times New Roman" w:cs="Times New Roman"/>
          <w:sz w:val="24"/>
          <w:szCs w:val="24"/>
        </w:rPr>
        <w:t xml:space="preserve">, Guadalupe Bay, Texas </w:t>
      </w:r>
      <w:r w:rsidR="00052900">
        <w:rPr>
          <w:rFonts w:ascii="Times New Roman" w:hAnsi="Times New Roman" w:cs="Times New Roman"/>
          <w:sz w:val="24"/>
          <w:szCs w:val="24"/>
        </w:rPr>
        <w:fldChar w:fldCharType="begin" w:fldLock="1"/>
      </w:r>
      <w:r w:rsidR="00052900">
        <w:rPr>
          <w:rFonts w:ascii="Times New Roman" w:hAnsi="Times New Roman" w:cs="Times New Roman"/>
          <w:sz w:val="24"/>
          <w:szCs w:val="24"/>
        </w:rPr>
        <w:instrText>ADDIN CSL_CITATION {"citationItems":[{"id":"ITEM-1","itemData":{"DOI":"10.1016/j.ecoinf.2009.07.002","ISSN":"15749541","abstract":"Estuarine nutrient enrichment is thought to be controlled by land use patterns in coastal watersheds. Hence, the objective of this work was to conduct a watershed analysis in two adjacent river basins with different land use characteristics to determine their influence on estuarine ecosystem response in the Guadalupe Estuary, Texas, U.S.A. All data sources for this study were available electronically on the Internet; the data were mined, managed, analyzed and transformed to simulate the estuarine ecosystem response to watershed-derived nutrient loads. Between 1992 and 2001, developed land use/land cover increased the most while forest cover decreased the most in both basins. Two hydrologic units nearest the coast were responsible for the greatest change in land cover. Nutrient concentrations and loads were significantly higher in the San Antonio River Basin than in the Guadalupe River Basin. Both river basins exhibited the highest flows ever recorded in 1992, however the magnitude of difference in loads between the two coastal hydrologic units for a wet and dry year was much greater in the Guadalupe River Basin (GRB) than in the San Antonio River Basin (SARB); this difference supports the concept that the GRB is a nonpoint source dominated system and SARB is a point source dominated system. There was a strong correlation between developed land use and nutrient concentrations in river water; the GRB had less developed land use and lower nutrient concentrations while the SARB had more developed land use and higher nutrient concentrations. Estuarine ecosystem response differed in the timing, duration and magnitude of DIN, phytoplankton and zooplankton when nitrogen loads from the Lower Guadalupe River were used as opposed to the Lower San Antonio. The two basins studied differ in their fundamental characteristics, i.e. precipitation, flow, human population density, etc., resulting in different drivers of nitrogen loading, point sources in the San Antonio River Basin and nonpoint sources in the Guadalupe River Basin, therefore, differing estuarine ecosystem responses. © 2009 Elsevier B.V. All rights reserved.","author":[{"dropping-particle":"","family":"Arismendez","given":"Sandra S.","non-dropping-particle":"","parse-names":false,"suffix":""},{"dropping-particle":"","family":"Kim","given":"Hae Cheol","non-dropping-particle":"","parse-names":false,"suffix":""},{"dropping-particle":"","family":"Brenner","given":"Jorge","non-dropping-particle":"","parse-names":false,"suffix":""},{"dropping-particle":"","family":"Montagna","given":"Paul A.","non-dropping-particle":"","parse-names":false,"suffix":""}],"container-title":"Ecological Informatics","id":"ITEM-1","issue":"4","issued":{"date-parts":[["2009"]]},"page":"243-253","publisher":"Elsevier B.V.","title":"Application of watershed analyses and ecosystem modeling to investigate land-water nutrient coupling processes in the Guadalupe Estuary, Texas","type":"article-journal","volume":"4"},"uris":["http://www.mendeley.com/documents/?uuid=59e6fb61-6e98-4754-8be8-18da89b80af3"]}],"mendeley":{"formattedCitation":"(Arismendez et al., 2009)","plainTextFormattedCitation":"(Arismendez et al., 2009)","previouslyFormattedCitation":"(Arismendez et al., 2009)"},"properties":{"noteIndex":0},"schema":"https://github.com/citation-style-language/schema/raw/master/csl-citation.json"}</w:instrText>
      </w:r>
      <w:r w:rsidR="00052900">
        <w:rPr>
          <w:rFonts w:ascii="Times New Roman" w:hAnsi="Times New Roman" w:cs="Times New Roman"/>
          <w:sz w:val="24"/>
          <w:szCs w:val="24"/>
        </w:rPr>
        <w:fldChar w:fldCharType="separate"/>
      </w:r>
      <w:r w:rsidR="00052900" w:rsidRPr="00052900">
        <w:rPr>
          <w:rFonts w:ascii="Times New Roman" w:hAnsi="Times New Roman" w:cs="Times New Roman"/>
          <w:noProof/>
          <w:sz w:val="24"/>
          <w:szCs w:val="24"/>
        </w:rPr>
        <w:t>(Arismendez et al., 2009)</w:t>
      </w:r>
      <w:r w:rsidR="00052900">
        <w:rPr>
          <w:rFonts w:ascii="Times New Roman" w:hAnsi="Times New Roman" w:cs="Times New Roman"/>
          <w:sz w:val="24"/>
          <w:szCs w:val="24"/>
        </w:rPr>
        <w:fldChar w:fldCharType="end"/>
      </w:r>
      <w:r w:rsidR="00052900">
        <w:rPr>
          <w:rFonts w:ascii="Times New Roman" w:hAnsi="Times New Roman" w:cs="Times New Roman"/>
          <w:sz w:val="24"/>
          <w:szCs w:val="24"/>
        </w:rPr>
        <w:t>, the Seine River and estuary</w:t>
      </w:r>
      <w:r w:rsidR="00DA0B10">
        <w:rPr>
          <w:rFonts w:ascii="Times New Roman" w:hAnsi="Times New Roman" w:cs="Times New Roman"/>
          <w:sz w:val="24"/>
          <w:szCs w:val="24"/>
        </w:rPr>
        <w:t>, France</w:t>
      </w:r>
      <w:r w:rsidR="00052900">
        <w:rPr>
          <w:rFonts w:ascii="Times New Roman" w:hAnsi="Times New Roman" w:cs="Times New Roman"/>
          <w:sz w:val="24"/>
          <w:szCs w:val="24"/>
        </w:rPr>
        <w:t xml:space="preserve"> </w:t>
      </w:r>
      <w:r w:rsidR="00052900">
        <w:rPr>
          <w:rFonts w:ascii="Times New Roman" w:hAnsi="Times New Roman" w:cs="Times New Roman"/>
          <w:sz w:val="24"/>
          <w:szCs w:val="24"/>
        </w:rPr>
        <w:fldChar w:fldCharType="begin" w:fldLock="1"/>
      </w:r>
      <w:r w:rsidR="00DA0B10">
        <w:rPr>
          <w:rFonts w:ascii="Times New Roman" w:hAnsi="Times New Roman" w:cs="Times New Roman"/>
          <w:sz w:val="24"/>
          <w:szCs w:val="24"/>
        </w:rPr>
        <w:instrText>ADDIN CSL_CITATION {"citationItems":[{"id":"ITEM-1","itemData":{"DOI":"10.3389/fmars.2019.00216","ISSN":"22967745","abstract":"The Seine River discharges over 700 Gg of carbon (C) every year into the sea mostly under the form of Dissolved Inorganic Carbon (DIC) and emits 445 Gg under the form of carbon dioxide (CO2) to the atmosphere over its entire river network. The watershed, which drains 76,000 km2, is heavily populated with 18 106 inhabitants and is thus submitted to large anthropic pressure. The offline coupling of two Reactive Transport Models is used to understand the complex spatial and temporal dynamics of carbon, oxygen and nutrients and quantify the CO2 exchange at the air-water interface along the main axis of the river. The estuarine section of the Seine is simulated by the generic estuarine model C-GEM (for Carbon Generic Estuarine Model), while the upstream part of the network, devoid of tidal influence is simulated by the pyNuts-Riverstrahler modeling platform which also includes an explicit representation of the drainage network ecological functioning. Our simulations provide a process-based representation of nutrients, oxygen, total organic carbon (TOC) and the carbonate system (DIC and alkalinity) over the entire year 2010. Our coupled modelling chain allows quantifying the respective contributions of the estuarine and freshwater sections of the system in the removal of carbon as well as following the fate of TOC and DIC along the river network. Our results also allow calculating an integrated carbon budget of the Seine river network for year 2010.","author":[{"dropping-particle":"","family":"Laruelle","given":"Goulven G.","non-dropping-particle":"","parse-names":false,"suffix":""},{"dropping-particle":"","family":"Marescaux","given":"Audrey","non-dropping-particle":"","parse-names":false,"suffix":""},{"dropping-particle":"Le","family":"Gendre","given":"Romain","non-dropping-particle":"","parse-names":false,"suffix":""},{"dropping-particle":"","family":"Garnier","given":"Josette","non-dropping-particle":"","parse-names":false,"suffix":""},{"dropping-particle":"","family":"Rabouille","given":"Christophe","non-dropping-particle":"","parse-names":false,"suffix":""},{"dropping-particle":"","family":"Thieu","given":"Vincent","non-dropping-particle":"","parse-names":false,"suffix":""}],"container-title":"Frontiers in Marine Science","id":"ITEM-1","issue":"APR","issued":{"date-parts":[["2019"]]},"page":"1-16","title":"Carbon dynamics along the Seine River network: Insight from a coupled estuarine/river modeling approach","type":"article-journal","volume":"6"},"uris":["http://www.mendeley.com/documents/?uuid=b30ed273-7442-4681-86b5-bdecb7df2b7f"]}],"mendeley":{"formattedCitation":"(Laruelle et al., 2019)","plainTextFormattedCitation":"(Laruelle et al., 2019)","previouslyFormattedCitation":"(Laruelle et al., 2019)"},"properties":{"noteIndex":0},"schema":"https://github.com/citation-style-language/schema/raw/master/csl-citation.json"}</w:instrText>
      </w:r>
      <w:r w:rsidR="00052900">
        <w:rPr>
          <w:rFonts w:ascii="Times New Roman" w:hAnsi="Times New Roman" w:cs="Times New Roman"/>
          <w:sz w:val="24"/>
          <w:szCs w:val="24"/>
        </w:rPr>
        <w:fldChar w:fldCharType="separate"/>
      </w:r>
      <w:r w:rsidR="00052900" w:rsidRPr="00052900">
        <w:rPr>
          <w:rFonts w:ascii="Times New Roman" w:hAnsi="Times New Roman" w:cs="Times New Roman"/>
          <w:noProof/>
          <w:sz w:val="24"/>
          <w:szCs w:val="24"/>
        </w:rPr>
        <w:t>(Laruelle et al., 2019)</w:t>
      </w:r>
      <w:r w:rsidR="00052900">
        <w:rPr>
          <w:rFonts w:ascii="Times New Roman" w:hAnsi="Times New Roman" w:cs="Times New Roman"/>
          <w:sz w:val="24"/>
          <w:szCs w:val="24"/>
        </w:rPr>
        <w:fldChar w:fldCharType="end"/>
      </w:r>
      <w:r w:rsidR="00052900">
        <w:rPr>
          <w:rFonts w:ascii="Times New Roman" w:hAnsi="Times New Roman" w:cs="Times New Roman"/>
          <w:sz w:val="24"/>
          <w:szCs w:val="24"/>
        </w:rPr>
        <w:t xml:space="preserve">, </w:t>
      </w:r>
      <w:r w:rsidR="00DA0B10">
        <w:rPr>
          <w:rFonts w:ascii="Times New Roman" w:hAnsi="Times New Roman" w:cs="Times New Roman"/>
          <w:sz w:val="24"/>
          <w:szCs w:val="24"/>
        </w:rPr>
        <w:t xml:space="preserve">and </w:t>
      </w:r>
      <w:r w:rsidR="00052900">
        <w:rPr>
          <w:rFonts w:ascii="Times New Roman" w:hAnsi="Times New Roman" w:cs="Times New Roman"/>
          <w:sz w:val="24"/>
          <w:szCs w:val="24"/>
        </w:rPr>
        <w:t xml:space="preserve">the </w:t>
      </w:r>
      <w:r w:rsidR="00052900" w:rsidRPr="00052900">
        <w:rPr>
          <w:rFonts w:ascii="Times New Roman" w:hAnsi="Times New Roman" w:cs="Times New Roman"/>
          <w:sz w:val="24"/>
          <w:szCs w:val="24"/>
        </w:rPr>
        <w:t>Gironde Estuary</w:t>
      </w:r>
      <w:r w:rsidR="00052900">
        <w:rPr>
          <w:rFonts w:ascii="Times New Roman" w:hAnsi="Times New Roman" w:cs="Times New Roman"/>
          <w:sz w:val="24"/>
          <w:szCs w:val="24"/>
        </w:rPr>
        <w:t>, France</w:t>
      </w:r>
      <w:r w:rsidR="00DA0B10">
        <w:rPr>
          <w:rFonts w:ascii="Times New Roman" w:hAnsi="Times New Roman" w:cs="Times New Roman"/>
          <w:sz w:val="24"/>
          <w:szCs w:val="24"/>
        </w:rPr>
        <w:t xml:space="preserve"> </w:t>
      </w:r>
      <w:r w:rsidR="00DA0B10">
        <w:rPr>
          <w:rFonts w:ascii="Times New Roman" w:hAnsi="Times New Roman" w:cs="Times New Roman"/>
          <w:sz w:val="24"/>
          <w:szCs w:val="24"/>
        </w:rPr>
        <w:fldChar w:fldCharType="begin" w:fldLock="1"/>
      </w:r>
      <w:r w:rsidR="00DA0B10">
        <w:rPr>
          <w:rFonts w:ascii="Times New Roman" w:hAnsi="Times New Roman" w:cs="Times New Roman"/>
          <w:sz w:val="24"/>
          <w:szCs w:val="24"/>
        </w:rPr>
        <w:instrText>ADDIN CSL_CITATION {"citationItems":[{"id":"ITEM-1","itemData":{"DOI":"10.1016/j.jmarsys.2017.05.009","ISSN":"09247963","abstract":"Estuaries are increasingly degraded due to coastal urban development and are prone to hypoxia problems. The macro-tidal Gironde Estuary is characterized by a highly concentrated turbidity maximum zone (TMZ). Field observations show that hypoxia occurs in summer in the TMZ at low river flow and a few days after the spring tide peak. In situ data highlight lower dissolved oxygen (DO) concentrations around the city of Bordeaux, located in the upper estuary. Interactions between multiple factors limit the understanding of the processes controlling the dynamics of hypoxia. A 3D biogeochemical model was developed, coupled with hydrodynamics and a sediment transport model, to assess the contribution of the TMZ and the impact of urban effluents through wastewater treatment plants (WWTPs) and sewage overflows (SOs) on hypoxia. Our model describes the transport of solutes and suspended material and the biogeochemical mechanisms impacting oxygen: primary production, degradation of all organic matter (i.e. including phytoplankton respiration, degradation of river and urban watershed matter), nitrification and gas exchange. The composition and the degradation rates of each variable were characterized by in situ measurements and experimental data from the study area. The DO model was validated against observations in Bordeaux City. The simulated DO concentrations show good agreement with field observations and satisfactorily reproduce the seasonal and neap-spring time scale variations around the city of Bordeaux. Simulations show a spatial and temporal correlation between the formation of summer hypoxia and the location of the TMZ, with minimum DO centered in the vicinity of Bordeaux. To understand the contribution of the urban watershed forcing, different simulations with the presence or absence of urban effluents were compared. Our results show that in summer, a reduction of POC from SO would increase the DO minimum in the vicinity of Bordeaux by 3% of saturation. Omitting discharge from SO and WWTPs, DO would improve by 10% of saturation and mitigate hypoxic events.","author":[{"dropping-particle":"","family":"Lajaunie-Salla","given":"Katixa","non-dropping-particle":"","parse-names":false,"suffix":""},{"dropping-particle":"","family":"Wild-Allen","given":"Karen","non-dropping-particle":"","parse-names":false,"suffix":""},{"dropping-particle":"","family":"Sottolichio","given":"Aldo","non-dropping-particle":"","parse-names":false,"suffix":""},{"dropping-particle":"","family":"Thouvenin","given":"Bénédicte","non-dropping-particle":"","parse-names":false,"suffix":""},{"dropping-particle":"","family":"Litrico","given":"Xavier","non-dropping-particle":"","parse-names":false,"suffix":""},{"dropping-particle":"","family":"Abril","given":"Gwenaël","non-dropping-particle":"","parse-names":false,"suffix":""}],"container-title":"Journal of Marine Systems","id":"ITEM-1","issued":{"date-parts":[["2017"]]},"page":"89-105","title":"Impact of urban effluents on summer hypoxia in the highly turbid Gironde Estuary, applying a 3D model coupling hydrodynamics, sediment transport and biogeochemical processes","type":"article-journal","volume":"174"},"uris":["http://www.mendeley.com/documents/?uuid=34c089aa-c734-4a77-b97c-bbc039a8613b"]}],"mendeley":{"formattedCitation":"(Lajaunie-Salla et al., 2017)","plainTextFormattedCitation":"(Lajaunie-Salla et al., 2017)","previouslyFormattedCitation":"(Lajaunie-Salla et al., 2017)"},"properties":{"noteIndex":0},"schema":"https://github.com/citation-style-language/schema/raw/master/csl-citation.json"}</w:instrText>
      </w:r>
      <w:r w:rsidR="00DA0B10">
        <w:rPr>
          <w:rFonts w:ascii="Times New Roman" w:hAnsi="Times New Roman" w:cs="Times New Roman"/>
          <w:sz w:val="24"/>
          <w:szCs w:val="24"/>
        </w:rPr>
        <w:fldChar w:fldCharType="separate"/>
      </w:r>
      <w:r w:rsidR="00DA0B10" w:rsidRPr="00DA0B10">
        <w:rPr>
          <w:rFonts w:ascii="Times New Roman" w:hAnsi="Times New Roman" w:cs="Times New Roman"/>
          <w:noProof/>
          <w:sz w:val="24"/>
          <w:szCs w:val="24"/>
        </w:rPr>
        <w:t>(Lajaunie-Salla et al., 2017)</w:t>
      </w:r>
      <w:r w:rsidR="00DA0B10">
        <w:rPr>
          <w:rFonts w:ascii="Times New Roman" w:hAnsi="Times New Roman" w:cs="Times New Roman"/>
          <w:sz w:val="24"/>
          <w:szCs w:val="24"/>
        </w:rPr>
        <w:fldChar w:fldCharType="end"/>
      </w:r>
      <w:r w:rsidR="00DA0B10">
        <w:rPr>
          <w:rFonts w:ascii="Times New Roman" w:hAnsi="Times New Roman" w:cs="Times New Roman"/>
          <w:sz w:val="24"/>
          <w:szCs w:val="24"/>
        </w:rPr>
        <w:t xml:space="preserve">, and along the Iberian coast </w:t>
      </w:r>
      <w:r w:rsidR="006E1F7D">
        <w:rPr>
          <w:rFonts w:ascii="Times New Roman" w:hAnsi="Times New Roman" w:cs="Times New Roman"/>
          <w:sz w:val="24"/>
          <w:szCs w:val="24"/>
        </w:rPr>
        <w:t xml:space="preserve">in Spain </w:t>
      </w:r>
      <w:r w:rsidR="00DA0B10">
        <w:rPr>
          <w:rFonts w:ascii="Times New Roman" w:hAnsi="Times New Roman" w:cs="Times New Roman"/>
          <w:sz w:val="24"/>
          <w:szCs w:val="24"/>
        </w:rPr>
        <w:fldChar w:fldCharType="begin" w:fldLock="1"/>
      </w:r>
      <w:r w:rsidR="006F11E6">
        <w:rPr>
          <w:rFonts w:ascii="Times New Roman" w:hAnsi="Times New Roman" w:cs="Times New Roman"/>
          <w:sz w:val="24"/>
          <w:szCs w:val="24"/>
        </w:rPr>
        <w:instrText>ADDIN CSL_CITATION {"citationItems":[{"id":"ITEM-1","itemData":{"DOI":"10.1016/j.ecss.2015.10.022","ISSN":"02727714","abstract":"River discharges and loads are essential inputs to coastal seas, and thus for coastal seas modelling, and their properties are the result of all activities and policies carried inland. For these reasons main rivers were object of intense monitoring programs having been generated some important amount of historical data. Due to the decline in the Portuguese hydrometric network and in order to quantify and forecast surface water streamflow and nutrients to coastal areas, the MOHID Land model was applied to the Western Iberia Region with a 2 km horizontal resolution and to the Iberian Peninsula with 10 km horizontal resolution. The domains were populated with land use and soil properties and forced with existing meteorological models. This approach also permits to understand how the flows and loads are generated and to forecast their values which are of utmost importance to perform coastal ocean and estuarine forecasts. The final purpose of the implementation is to obtain fresh water quantity and quality that could be used to support management decisions in the watershed, reservoirs and also to estuaries and coastal areas.A process oriented model as MOHID Land is essential to perform this type of simulations, as the model is independent of the number of river catchments. In this work, the Mohid Land model equations and parameterisations were described and an innovative methodology for watershed modelling is presented and validated for a large international river, the Tagus River, and the largest national river of Portugal, the Mondego River. Precipitation, streamflow and nutrients modelling results for these two rivers were compared with observations near their coastal outlet in order to evaluate the model capacity to represent the main watershed trends. Finally, an annual budget of fresh water and nutrient transported by the main twenty five rivers discharging in the Portuguese coast is presented.","author":[{"dropping-particle":"","family":"Brito","given":"David","non-dropping-particle":"","parse-names":false,"suffix":""},{"dropping-particle":"","family":"Campuzano","given":"F. J.","non-dropping-particle":"","parse-names":false,"suffix":""},{"dropping-particle":"","family":"Sobrinho","given":"J.","non-dropping-particle":"","parse-names":false,"suffix":""},{"dropping-particle":"","family":"Fernandes","given":"R.","non-dropping-particle":"","parse-names":false,"suffix":""},{"dropping-particle":"","family":"Neves","given":"R.","non-dropping-particle":"","parse-names":false,"suffix":""}],"container-title":"Estuarine, Coastal and Shelf Science","id":"ITEM-1","issued":{"date-parts":[["2015"]]},"page":"138-146","publisher":"Elsevier Ltd","title":"Integrating operational watershed and coastal models for the Iberian Coast: Watershed model implementation - A first approach","type":"article-journal","volume":"167"},"uris":["http://www.mendeley.com/documents/?uuid=60690a6b-3431-4ed4-a956-b329e4476baa"]},{"id":"ITEM-2","itemData":{"DOI":"10.1007/s10236-016-1005-4","ISSN":"16167228","abstract":"An original methodology for integrating the water cycle from the rain water to the open ocean by numerical models was set up using an offline coupling technique. The different components of the water continuum, including watersheds, estuaries and ocean, for Western Iberia were reproduced using numerical components of the MOHID Water Modelling System (http://www.mohid.com). This set of models, when combined through this novel methodology, is able to fill information gaps, and to include, in a realistic mode, the fresh water inputs in terms of volume and composition, into a regional ocean model. The designed methodology is illustrated using the Tagus River, estuary and its region of fresh water influence as case study, and its performance is evaluated by means of river flow and salinity observations.","author":[{"dropping-particle":"","family":"Campuzano","given":"Francisco","non-dropping-particle":"","parse-names":false,"suffix":""},{"dropping-particle":"","family":"Brito","given":"David","non-dropping-particle":"","parse-names":false,"suffix":""},{"dropping-particle":"","family":"Juliano","given":"Manuela","non-dropping-particle":"","parse-names":false,"suffix":""},{"dropping-particle":"","family":"Fernandes","given":"Rodrigo","non-dropping-particle":"","parse-names":false,"suffix":""},{"dropping-particle":"","family":"Pablo","given":"Hilda","non-dropping-particle":"de","parse-names":false,"suffix":""},{"dropping-particle":"","family":"Neves","given":"Ramiro","non-dropping-particle":"","parse-names":false,"suffix":""}],"container-title":"Ocean Dynamics","id":"ITEM-2","issue":"12","issued":{"date-parts":[["2016"]]},"page":"1745-1756","publisher":"Ocean Dynamics","title":"Coupling watersheds, estuaries and regional ocean through numerical modelling for Western Iberia: a novel methodology","type":"article-journal","volume":"66"},"uris":["http://www.mendeley.com/documents/?uuid=28de1c24-cff5-41c6-b9e5-6b2392f80817"]},{"id":"ITEM-3","itemData":{"DOI":"10.3390/w13162284","ISSN":"20734441","abstract":"Freshwater sources are essential inputs for regional ocean models covering coastal areas such as the western Iberian Peninsula. The problem is how to include the mixture between fresh and salt water, typically performed by estuaries and in the adjacent areas of river mouths, without unsustainable increases of computational time and human setup errors. This work provides a proof-of-concept solution to both these problems through the use of an offline two-way methodology, where local schematic rivers and estuaries are responsible for mixing river freshwater with salt water of a regional model application. Two different offline upscaling methodologies—which focus on the implementation of tidal fluxes from local domains to regional domains in the context of operational modelling—are implemented in the Portuguese Coast Operational Modelling System (PCOMS) regional model application as well as in a version without rivers. A comparison between results produced by these methodologies, field data, and satellite imagery was performed, which confirmed that the proposed methodology of using schematic rivers and estuaries, combined with the new offline upscaling methodology proposed herein, represents a good solution for operational modelling of coastal areas subject to a high dominance of freshwater inputs.","author":[{"dropping-particle":"","family":"Sobrinho","given":"João","non-dropping-particle":"","parse-names":false,"suffix":""},{"dropping-particle":"","family":"Pablo","given":"Hilda","non-dropping-particle":"de","parse-names":false,"suffix":""},{"dropping-particle":"","family":"Campuzano","given":"Francisco","non-dropping-particle":"","parse-names":false,"suffix":""},{"dropping-particle":"","family":"Neves","given":"Ramiro","non-dropping-particle":"","parse-names":false,"suffix":""}],"container-title":"Water (Switzerland)","id":"ITEM-3","issue":"16","issued":{"date-parts":[["2021"]]},"page":"1-23","title":"Coupling rivers and estuaries with an ocean model: An improved methodology","type":"article-journal","volume":"13"},"uris":["http://www.mendeley.com/documents/?uuid=b3b66ae1-abc4-4908-8ca2-d870948c635c"]}],"mendeley":{"formattedCitation":"(Brito et al., 2015; Campuzano et al., 2016; Sobrinho et al., 2021)","plainTextFormattedCitation":"(Brito et al., 2015; Campuzano et al., 2016; Sobrinho et al., 2021)","previouslyFormattedCitation":"(Brito et al., 2015; Campuzano et al., 2016; Sobrinho et al., 2021)"},"properties":{"noteIndex":0},"schema":"https://github.com/citation-style-language/schema/raw/master/csl-citation.json"}</w:instrText>
      </w:r>
      <w:r w:rsidR="00DA0B10">
        <w:rPr>
          <w:rFonts w:ascii="Times New Roman" w:hAnsi="Times New Roman" w:cs="Times New Roman"/>
          <w:sz w:val="24"/>
          <w:szCs w:val="24"/>
        </w:rPr>
        <w:fldChar w:fldCharType="separate"/>
      </w:r>
      <w:r w:rsidR="00DA0B10" w:rsidRPr="00DA0B10">
        <w:rPr>
          <w:rFonts w:ascii="Times New Roman" w:hAnsi="Times New Roman" w:cs="Times New Roman"/>
          <w:noProof/>
          <w:sz w:val="24"/>
          <w:szCs w:val="24"/>
        </w:rPr>
        <w:t>(Brito et al., 2015; Campuzano et al., 2016; Sobrinho et al., 2021)</w:t>
      </w:r>
      <w:r w:rsidR="00DA0B10">
        <w:rPr>
          <w:rFonts w:ascii="Times New Roman" w:hAnsi="Times New Roman" w:cs="Times New Roman"/>
          <w:sz w:val="24"/>
          <w:szCs w:val="24"/>
        </w:rPr>
        <w:fldChar w:fldCharType="end"/>
      </w:r>
      <w:r w:rsidR="00DA0B10">
        <w:rPr>
          <w:rFonts w:ascii="Times New Roman" w:hAnsi="Times New Roman" w:cs="Times New Roman"/>
          <w:sz w:val="24"/>
          <w:szCs w:val="24"/>
        </w:rPr>
        <w:t>.</w:t>
      </w:r>
    </w:p>
    <w:p w14:paraId="72D850FF" w14:textId="2D4DEF58" w:rsidR="00D538A4" w:rsidRDefault="00C07193" w:rsidP="00FC1FAF">
      <w:pPr>
        <w:rPr>
          <w:rFonts w:ascii="Times New Roman" w:hAnsi="Times New Roman" w:cs="Times New Roman"/>
          <w:sz w:val="24"/>
          <w:szCs w:val="24"/>
        </w:rPr>
      </w:pPr>
      <w:r w:rsidRPr="00D538A4">
        <w:rPr>
          <w:rFonts w:ascii="Times New Roman" w:hAnsi="Times New Roman" w:cs="Times New Roman"/>
          <w:sz w:val="24"/>
          <w:szCs w:val="24"/>
        </w:rPr>
        <w:t>No one framework will be able to achieve representation of all physical processes and meet every goal for its application.</w:t>
      </w:r>
      <w:r w:rsidR="001C3129" w:rsidRPr="00D538A4">
        <w:rPr>
          <w:rFonts w:ascii="Times New Roman" w:hAnsi="Times New Roman" w:cs="Times New Roman"/>
          <w:sz w:val="24"/>
          <w:szCs w:val="24"/>
        </w:rPr>
        <w:t xml:space="preserve"> </w:t>
      </w:r>
      <w:r w:rsidRPr="00D538A4">
        <w:rPr>
          <w:rFonts w:ascii="Times New Roman" w:hAnsi="Times New Roman" w:cs="Times New Roman"/>
          <w:sz w:val="24"/>
          <w:szCs w:val="24"/>
        </w:rPr>
        <w:t>Hence, there exist</w:t>
      </w:r>
      <w:r w:rsidR="001C3129" w:rsidRPr="00D538A4">
        <w:rPr>
          <w:rFonts w:ascii="Times New Roman" w:hAnsi="Times New Roman" w:cs="Times New Roman"/>
          <w:sz w:val="24"/>
          <w:szCs w:val="24"/>
        </w:rPr>
        <w:t xml:space="preserve"> many modeling applications that are suitable for use</w:t>
      </w:r>
      <w:r w:rsidRPr="00D538A4">
        <w:rPr>
          <w:rFonts w:ascii="Times New Roman" w:hAnsi="Times New Roman" w:cs="Times New Roman"/>
          <w:sz w:val="24"/>
          <w:szCs w:val="24"/>
        </w:rPr>
        <w:t xml:space="preserve"> to represent a system as comprehensive and complex as the watershed to the coast</w:t>
      </w:r>
      <w:r w:rsidR="001C3129" w:rsidRPr="00D538A4">
        <w:rPr>
          <w:rFonts w:ascii="Times New Roman" w:hAnsi="Times New Roman" w:cs="Times New Roman"/>
          <w:sz w:val="24"/>
          <w:szCs w:val="24"/>
        </w:rPr>
        <w:t xml:space="preserve">. Modeling has trended towards more complex spatial and process representations, supported by the rise of computing power </w:t>
      </w:r>
      <w:r w:rsidR="001C3129" w:rsidRPr="00D538A4">
        <w:rPr>
          <w:rFonts w:ascii="Times New Roman" w:hAnsi="Times New Roman" w:cs="Times New Roman"/>
          <w:sz w:val="24"/>
          <w:szCs w:val="24"/>
        </w:rPr>
        <w:fldChar w:fldCharType="begin" w:fldLock="1"/>
      </w:r>
      <w:r w:rsidR="004662A8" w:rsidRPr="00D538A4">
        <w:rPr>
          <w:rFonts w:ascii="Times New Roman" w:hAnsi="Times New Roman" w:cs="Times New Roman"/>
          <w:sz w:val="24"/>
          <w:szCs w:val="24"/>
        </w:rPr>
        <w:instrText>ADDIN CSL_CITATION {"citationItems":[{"id":"ITEM-1","itemData":{"DOI":"10.1007/s12237-015-0011-y","ISSN":"15592731","abstract":"Numerical modeling has emerged over the last several decades as a widely accepted tool for investigations in environmental sciences. In estuarine research, hydrodynamic and ecological models have moved along parallel tracks with regard to complexity, refinement, computational power, and incorporation of uncertainty. Coupled hydrodynamic-ecological models have been used to assess ecosystem processes and interactions, simulate future scenarios, and evaluate remedial actions in response to eutrophication, habitat loss, and freshwater diversion. The need to couple hydrodynamic and ecological models to address research and management questions is clear because dynamic feedbacks between biotic and physical processes are critical interactions within ecosystems. In this review, we present historical and modern perspectives on estuarine hydrodynamic and ecological modeling, consider model limitations, and address aspects of model linkage, skill assessment, and complexity. We discuss the balance between spatial and temporal resolution and present examples using different spatiotemporal scales. Finally, we recommend future lines of inquiry, approaches to balance complexity and uncertainty, and model transparency and utility. It is idealistic to think we can pursue a “theory of everything” for estuarine models, but recent advances suggest that models for both scientific investigations and management applications will continue to improve in terms of realism, precision, and accuracy.","author":[{"dropping-particle":"","family":"Ganju","given":"Neil K.","non-dropping-particle":"","parse-names":false,"suffix":""},{"dropping-particle":"","family":"Brush","given":"Mark J.","non-dropping-particle":"","parse-names":false,"suffix":""},{"dropping-particle":"","family":"Rashleigh","given":"Brenda","non-dropping-particle":"","parse-names":false,"suffix":""},{"dropping-particle":"","family":"Aretxabaleta","given":"Alfredo L.","non-dropping-particle":"","parse-names":false,"suffix":""},{"dropping-particle":"","family":"Barrio","given":"Pilar","non-dropping-particle":"del","parse-names":false,"suffix":""},{"dropping-particle":"","family":"Grear","given":"Jason S.","non-dropping-particle":"","parse-names":false,"suffix":""},{"dropping-particle":"","family":"Harris","given":"Lora A.","non-dropping-particle":"","parse-names":false,"suffix":""},{"dropping-particle":"","family":"Lake","given":"Samuel J.","non-dropping-particle":"","parse-names":false,"suffix":""},{"dropping-particle":"","family":"McCardell","given":"Grant","non-dropping-particle":"","parse-names":false,"suffix":""},{"dropping-particle":"","family":"O’Donnell","given":"James","non-dropping-particle":"","parse-names":false,"suffix":""},{"dropping-particle":"","family":"Ralston","given":"David K.","non-dropping-particle":"","parse-names":false,"suffix":""},{"dropping-particle":"","family":"Signell","given":"Richard P.","non-dropping-particle":"","parse-names":false,"suffix":""},{"dropping-particle":"","family":"Testa","given":"Jeremy M.","non-dropping-particle":"","parse-names":false,"suffix":""},{"dropping-particle":"","family":"Vaudrey","given":"Jamie M.P.","non-dropping-particle":"","parse-names":false,"suffix":""}],"container-title":"Estuaries and Coasts","id":"ITEM-1","issue":"2","issued":{"date-parts":[["2016"]]},"page":"311-332","title":"Progress and Challenges in Coupled Hydrodynamic-Ecological Estuarine Modeling","type":"article-journal","volume":"39"},"uris":["http://www.mendeley.com/documents/?uuid=9591dfca-ff1f-4488-8766-3a96ae180432"]}],"mendeley":{"formattedCitation":"(Ganju et al., 2016)","plainTextFormattedCitation":"(Ganju et al., 2016)","previouslyFormattedCitation":"(Ganju et al., 2016)"},"properties":{"noteIndex":0},"schema":"https://github.com/citation-style-language/schema/raw/master/csl-citation.json"}</w:instrText>
      </w:r>
      <w:r w:rsidR="001C3129" w:rsidRPr="00D538A4">
        <w:rPr>
          <w:rFonts w:ascii="Times New Roman" w:hAnsi="Times New Roman" w:cs="Times New Roman"/>
          <w:sz w:val="24"/>
          <w:szCs w:val="24"/>
        </w:rPr>
        <w:fldChar w:fldCharType="separate"/>
      </w:r>
      <w:r w:rsidR="001C3129" w:rsidRPr="00D538A4">
        <w:rPr>
          <w:rFonts w:ascii="Times New Roman" w:hAnsi="Times New Roman" w:cs="Times New Roman"/>
          <w:noProof/>
          <w:sz w:val="24"/>
          <w:szCs w:val="24"/>
        </w:rPr>
        <w:t>(Ganju et al., 2016)</w:t>
      </w:r>
      <w:r w:rsidR="001C3129" w:rsidRPr="00D538A4">
        <w:rPr>
          <w:rFonts w:ascii="Times New Roman" w:hAnsi="Times New Roman" w:cs="Times New Roman"/>
          <w:sz w:val="24"/>
          <w:szCs w:val="24"/>
        </w:rPr>
        <w:fldChar w:fldCharType="end"/>
      </w:r>
      <w:r w:rsidR="001C3129" w:rsidRPr="00D538A4">
        <w:rPr>
          <w:rFonts w:ascii="Times New Roman" w:hAnsi="Times New Roman" w:cs="Times New Roman"/>
          <w:sz w:val="24"/>
          <w:szCs w:val="24"/>
        </w:rPr>
        <w:t xml:space="preserve">. However, there </w:t>
      </w:r>
      <w:r w:rsidRPr="00D538A4">
        <w:rPr>
          <w:rFonts w:ascii="Times New Roman" w:hAnsi="Times New Roman" w:cs="Times New Roman"/>
          <w:sz w:val="24"/>
          <w:szCs w:val="24"/>
        </w:rPr>
        <w:t>remains</w:t>
      </w:r>
      <w:r w:rsidR="001C3129" w:rsidRPr="00D538A4">
        <w:rPr>
          <w:rFonts w:ascii="Times New Roman" w:hAnsi="Times New Roman" w:cs="Times New Roman"/>
          <w:sz w:val="24"/>
          <w:szCs w:val="24"/>
        </w:rPr>
        <w:t xml:space="preserve"> extensive possibility with simpler model representations, especially </w:t>
      </w:r>
      <w:r w:rsidRPr="00D538A4">
        <w:rPr>
          <w:rFonts w:ascii="Times New Roman" w:hAnsi="Times New Roman" w:cs="Times New Roman"/>
          <w:sz w:val="24"/>
          <w:szCs w:val="24"/>
        </w:rPr>
        <w:t xml:space="preserve">for decision support within the policy and management realms. Simpler </w:t>
      </w:r>
      <w:r w:rsidR="007E7848" w:rsidRPr="00D538A4">
        <w:rPr>
          <w:rFonts w:ascii="Times New Roman" w:hAnsi="Times New Roman" w:cs="Times New Roman"/>
          <w:sz w:val="24"/>
          <w:szCs w:val="24"/>
        </w:rPr>
        <w:t xml:space="preserve">simulations can help </w:t>
      </w:r>
      <w:r w:rsidR="00554047" w:rsidRPr="00D538A4">
        <w:rPr>
          <w:rFonts w:ascii="Times New Roman" w:hAnsi="Times New Roman" w:cs="Times New Roman"/>
          <w:sz w:val="24"/>
          <w:szCs w:val="24"/>
        </w:rPr>
        <w:t>with</w:t>
      </w:r>
      <w:r w:rsidR="007E7848" w:rsidRPr="00D538A4">
        <w:rPr>
          <w:rFonts w:ascii="Times New Roman" w:hAnsi="Times New Roman" w:cs="Times New Roman"/>
          <w:sz w:val="24"/>
          <w:szCs w:val="24"/>
        </w:rPr>
        <w:t xml:space="preserve"> </w:t>
      </w:r>
      <w:r w:rsidR="00554047" w:rsidRPr="00D538A4">
        <w:rPr>
          <w:rFonts w:ascii="Times New Roman" w:hAnsi="Times New Roman" w:cs="Times New Roman"/>
          <w:sz w:val="24"/>
          <w:szCs w:val="24"/>
        </w:rPr>
        <w:t>comprehension</w:t>
      </w:r>
      <w:r w:rsidR="007E7848" w:rsidRPr="00D538A4">
        <w:rPr>
          <w:rFonts w:ascii="Times New Roman" w:hAnsi="Times New Roman" w:cs="Times New Roman"/>
          <w:sz w:val="24"/>
          <w:szCs w:val="24"/>
        </w:rPr>
        <w:t xml:space="preserve"> of results and </w:t>
      </w:r>
      <w:r w:rsidR="007D2A82" w:rsidRPr="00D538A4">
        <w:rPr>
          <w:rFonts w:ascii="Times New Roman" w:hAnsi="Times New Roman" w:cs="Times New Roman"/>
          <w:sz w:val="24"/>
          <w:szCs w:val="24"/>
        </w:rPr>
        <w:t xml:space="preserve">can </w:t>
      </w:r>
      <w:r w:rsidR="007E7848" w:rsidRPr="00D538A4">
        <w:rPr>
          <w:rFonts w:ascii="Times New Roman" w:hAnsi="Times New Roman" w:cs="Times New Roman"/>
          <w:sz w:val="24"/>
          <w:szCs w:val="24"/>
        </w:rPr>
        <w:t>provide equally as robust prediction as more complex</w:t>
      </w:r>
      <w:r w:rsidR="007D2A82" w:rsidRPr="00D538A4">
        <w:rPr>
          <w:rFonts w:ascii="Times New Roman" w:hAnsi="Times New Roman" w:cs="Times New Roman"/>
          <w:sz w:val="24"/>
          <w:szCs w:val="24"/>
        </w:rPr>
        <w:t xml:space="preserve"> simulations</w:t>
      </w:r>
      <w:r w:rsidR="007E7848" w:rsidRPr="00D538A4">
        <w:rPr>
          <w:rFonts w:ascii="Times New Roman" w:hAnsi="Times New Roman" w:cs="Times New Roman"/>
          <w:sz w:val="24"/>
          <w:szCs w:val="24"/>
        </w:rPr>
        <w:t xml:space="preserve"> </w:t>
      </w:r>
      <w:r w:rsidR="007E7848" w:rsidRPr="00D538A4">
        <w:rPr>
          <w:rFonts w:ascii="Times New Roman" w:hAnsi="Times New Roman" w:cs="Times New Roman"/>
          <w:sz w:val="24"/>
          <w:szCs w:val="24"/>
        </w:rPr>
        <w:fldChar w:fldCharType="begin" w:fldLock="1"/>
      </w:r>
      <w:r w:rsidR="00F36031" w:rsidRPr="00D538A4">
        <w:rPr>
          <w:rFonts w:ascii="Times New Roman" w:hAnsi="Times New Roman" w:cs="Times New Roman"/>
          <w:sz w:val="24"/>
          <w:szCs w:val="24"/>
        </w:rPr>
        <w:instrText>ADDIN CSL_CITATION {"citationItems":[{"id":"ITEM-1","itemData":{"DOI":"10.1007/s12237-015-0011-y","ISSN":"15592731","abstract":"Numerical modeling has emerged over the last several decades as a widely accepted tool for investigations in environmental sciences. In estuarine research, hydrodynamic and ecological models have moved along parallel tracks with regard to complexity, refinement, computational power, and incorporation of uncertainty. Coupled hydrodynamic-ecological models have been used to assess ecosystem processes and interactions, simulate future scenarios, and evaluate remedial actions in response to eutrophication, habitat loss, and freshwater diversion. The need to couple hydrodynamic and ecological models to address research and management questions is clear because dynamic feedbacks between biotic and physical processes are critical interactions within ecosystems. In this review, we present historical and modern perspectives on estuarine hydrodynamic and ecological modeling, consider model limitations, and address aspects of model linkage, skill assessment, and complexity. We discuss the balance between spatial and temporal resolution and present examples using different spatiotemporal scales. Finally, we recommend future lines of inquiry, approaches to balance complexity and uncertainty, and model transparency and utility. It is idealistic to think we can pursue a “theory of everything” for estuarine models, but recent advances suggest that models for both scientific investigations and management applications will continue to improve in terms of realism, precision, and accuracy.","author":[{"dropping-particle":"","family":"Ganju","given":"Neil K.","non-dropping-particle":"","parse-names":false,"suffix":""},{"dropping-particle":"","family":"Brush","given":"Mark J.","non-dropping-particle":"","parse-names":false,"suffix":""},{"dropping-particle":"","family":"Rashleigh","given":"Brenda","non-dropping-particle":"","parse-names":false,"suffix":""},{"dropping-particle":"","family":"Aretxabaleta","given":"Alfredo L.","non-dropping-particle":"","parse-names":false,"suffix":""},{"dropping-particle":"","family":"Barrio","given":"Pilar","non-dropping-particle":"del","parse-names":false,"suffix":""},{"dropping-particle":"","family":"Grear","given":"Jason S.","non-dropping-particle":"","parse-names":false,"suffix":""},{"dropping-particle":"","family":"Harris","given":"Lora A.","non-dropping-particle":"","parse-names":false,"suffix":""},{"dropping-particle":"","family":"Lake","given":"Samuel J.","non-dropping-particle":"","parse-names":false,"suffix":""},{"dropping-particle":"","family":"McCardell","given":"Grant","non-dropping-particle":"","parse-names":false,"suffix":""},{"dropping-particle":"","family":"O’Donnell","given":"James","non-dropping-particle":"","parse-names":false,"suffix":""},{"dropping-particle":"","family":"Ralston","given":"David K.","non-dropping-particle":"","parse-names":false,"suffix":""},{"dropping-particle":"","family":"Signell","given":"Richard P.","non-dropping-particle":"","parse-names":false,"suffix":""},{"dropping-particle":"","family":"Testa","given":"Jeremy M.","non-dropping-particle":"","parse-names":false,"suffix":""},{"dropping-particle":"","family":"Vaudrey","given":"Jamie M.P.","non-dropping-particle":"","parse-names":false,"suffix":""}],"container-title":"Estuaries and Coasts","id":"ITEM-1","issue":"2","issued":{"date-parts":[["2016"]]},"page":"311-332","title":"Progress and Challenges in Coupled Hydrodynamic-Ecological Estuarine Modeling","type":"article-journal","volume":"39"},"uris":["http://www.mendeley.com/documents/?uuid=9591dfca-ff1f-4488-8766-3a96ae180432"]},{"id":"ITEM-2","itemData":{"DOI":"10.1016/j.jmarsys.2006.03.017","ISSN":"09247963","abstract":"The general trend in ecosystem modelling is to improve the spatial resolution by shifting from rough box-models to fine 3D models. Despite the continuous speeding-up of computing, 3D models involving numerous state variables may remain intractable, especially for parameter calibration, when processes with long half-life periods (i.e, from years to decades) are introduced, such as the behaviour of organic matter in sediment and population dynamics of benthic species. In these cases, a first approach can be provided by fast-running box-models, if they take into account the most crucial hydrodynamic properties of the system. In a macrotidal shelf sea such as the English Channel, the long-term horizontal transport can be summarized by the tidal residual circulation, and the vertical stratification can be sketched by a two- or three-layered integral model. This paper compares the results obtained in the English Channel area by the same biogeochemical equations of pelagic primary production, coupled to 1) a two-layered box-model 2) a three-layered box-model (i.e., with an intermediate cline layer between surface and bottom ones) and 3) a fine-gridded 3D model. Comparison is focused firstly on thermal stratification and summer dinoflagellate blooms in the north-western Channel and secondly on the haline stratification and the sequence of blooms obtained in the eutrophicated Seine river plume. Comparison shows that box-models act as low-pass filters which reproduce correctly the weekly mean time-course, but greatly reduce the variance locally observed in a tide-oscillating plume region. As far as global characteristics are concerned, such as the annual primary production, or the percentage of variation in annual production after reducing the nutrient loadings, the box and 3D models gave very similar results. This conclusion reinforces the usefulness of using box-models as a first approach in long-term processes, for which a long transient phase is expected before reaching the annual periodic solution. © 2006 Elsevier B.V. All rights reserved.","author":[{"dropping-particle":"","family":"Ménesguen","given":"Alain","non-dropping-particle":"","parse-names":false,"suffix":""},{"dropping-particle":"","family":"Cugier","given":"Philippe","non-dropping-particle":"","parse-names":false,"suffix":""},{"dropping-particle":"","family":"Loyer","given":"Sophie","non-dropping-particle":"","parse-names":false,"suffix":""},{"dropping-particle":"","family":"Vanhoutte-Brunier","given":"Alice","non-dropping-particle":"","parse-names":false,"suffix":""},{"dropping-particle":"","family":"Hoch","given":"Thierry","non-dropping-particle":"","parse-names":false,"suffix":""},{"dropping-particle":"","family":"Guillaud","given":"Jean François","non-dropping-particle":"","parse-names":false,"suffix":""},{"dropping-particle":"","family":"Gohin","given":"Francis","non-dropping-particle":"","parse-names":false,"suffix":""}],"container-title":"Journal of Marine Systems","id":"ITEM-2","issue":"1-4","issued":{"date-parts":[["2007"]]},"page":"47-65","title":"Two- or three-layered box-models versus fine 3D models for coastal ecological modelling? A comparative study in the English Channel (Western Europe)","type":"article-journal","volume":"64"},"uris":["http://www.mendeley.com/documents/?uuid=e5bf5713-ae22-4e75-8246-4246e972ec8a"]}],"mendeley":{"formattedCitation":"(Ganju et al., 2016; Ménesguen et al., 2007)","plainTextFormattedCitation":"(Ganju et al., 2016; Ménesguen et al., 2007)","previouslyFormattedCitation":"(Ganju et al., 2016; Ménesguen et al., 2007)"},"properties":{"noteIndex":0},"schema":"https://github.com/citation-style-language/schema/raw/master/csl-citation.json"}</w:instrText>
      </w:r>
      <w:r w:rsidR="007E7848" w:rsidRPr="00D538A4">
        <w:rPr>
          <w:rFonts w:ascii="Times New Roman" w:hAnsi="Times New Roman" w:cs="Times New Roman"/>
          <w:sz w:val="24"/>
          <w:szCs w:val="24"/>
        </w:rPr>
        <w:fldChar w:fldCharType="separate"/>
      </w:r>
      <w:r w:rsidR="007E7848" w:rsidRPr="00D538A4">
        <w:rPr>
          <w:rFonts w:ascii="Times New Roman" w:hAnsi="Times New Roman" w:cs="Times New Roman"/>
          <w:noProof/>
          <w:sz w:val="24"/>
          <w:szCs w:val="24"/>
        </w:rPr>
        <w:t>(Ganju et al., 2016; Ménesguen et al., 2007)</w:t>
      </w:r>
      <w:r w:rsidR="007E7848" w:rsidRPr="00D538A4">
        <w:rPr>
          <w:rFonts w:ascii="Times New Roman" w:hAnsi="Times New Roman" w:cs="Times New Roman"/>
          <w:sz w:val="24"/>
          <w:szCs w:val="24"/>
        </w:rPr>
        <w:fldChar w:fldCharType="end"/>
      </w:r>
      <w:r w:rsidR="007E7848" w:rsidRPr="00D538A4">
        <w:rPr>
          <w:rFonts w:ascii="Times New Roman" w:hAnsi="Times New Roman" w:cs="Times New Roman"/>
          <w:sz w:val="24"/>
          <w:szCs w:val="24"/>
        </w:rPr>
        <w:t xml:space="preserve">. </w:t>
      </w:r>
      <w:r w:rsidR="00A64A3C" w:rsidRPr="00D538A4">
        <w:rPr>
          <w:rFonts w:ascii="Times New Roman" w:hAnsi="Times New Roman" w:cs="Times New Roman"/>
          <w:sz w:val="24"/>
          <w:szCs w:val="24"/>
        </w:rPr>
        <w:t>Studies comparing simplified and more complex models of the same system (</w:t>
      </w:r>
      <w:r w:rsidR="007B1D97">
        <w:rPr>
          <w:rFonts w:ascii="Times New Roman" w:hAnsi="Times New Roman" w:cs="Times New Roman"/>
          <w:sz w:val="24"/>
          <w:szCs w:val="24"/>
        </w:rPr>
        <w:t xml:space="preserve">e.g., </w:t>
      </w:r>
      <w:r w:rsidR="00A64A3C" w:rsidRPr="00D538A4">
        <w:rPr>
          <w:rFonts w:ascii="Times New Roman" w:hAnsi="Times New Roman" w:cs="Times New Roman"/>
          <w:sz w:val="24"/>
          <w:szCs w:val="24"/>
        </w:rPr>
        <w:t xml:space="preserve">food webs, watersheds) </w:t>
      </w:r>
      <w:r w:rsidR="00D538A4" w:rsidRPr="00D538A4">
        <w:rPr>
          <w:rFonts w:ascii="Times New Roman" w:hAnsi="Times New Roman" w:cs="Times New Roman"/>
          <w:sz w:val="24"/>
          <w:szCs w:val="24"/>
        </w:rPr>
        <w:t>demonstrate</w:t>
      </w:r>
      <w:r w:rsidR="00A64A3C" w:rsidRPr="00D538A4">
        <w:rPr>
          <w:rFonts w:ascii="Times New Roman" w:hAnsi="Times New Roman" w:cs="Times New Roman"/>
          <w:sz w:val="24"/>
          <w:szCs w:val="24"/>
        </w:rPr>
        <w:t xml:space="preserve"> that even simple models can capture the dynamics of system well, with different levels of</w:t>
      </w:r>
      <w:r w:rsidR="00D538A4" w:rsidRPr="00D538A4">
        <w:rPr>
          <w:rFonts w:ascii="Times New Roman" w:hAnsi="Times New Roman" w:cs="Times New Roman"/>
          <w:sz w:val="24"/>
          <w:szCs w:val="24"/>
        </w:rPr>
        <w:t xml:space="preserve"> </w:t>
      </w:r>
      <w:r w:rsidR="00A64A3C" w:rsidRPr="00D538A4">
        <w:rPr>
          <w:rFonts w:ascii="Times New Roman" w:hAnsi="Times New Roman" w:cs="Times New Roman"/>
          <w:sz w:val="24"/>
          <w:szCs w:val="24"/>
        </w:rPr>
        <w:t xml:space="preserve">complexity needed depending on the system dynamics </w:t>
      </w:r>
      <w:r w:rsidR="00A64A3C" w:rsidRPr="00D538A4">
        <w:rPr>
          <w:rFonts w:ascii="Times New Roman" w:hAnsi="Times New Roman" w:cs="Times New Roman"/>
          <w:sz w:val="24"/>
          <w:szCs w:val="24"/>
        </w:rPr>
        <w:fldChar w:fldCharType="begin" w:fldLock="1"/>
      </w:r>
      <w:r w:rsidR="00A64A3C" w:rsidRPr="00D538A4">
        <w:rPr>
          <w:rFonts w:ascii="Times New Roman" w:hAnsi="Times New Roman" w:cs="Times New Roman"/>
          <w:sz w:val="24"/>
          <w:szCs w:val="24"/>
        </w:rPr>
        <w:instrText>ADDIN CSL_CITATION {"citationItems":[{"id":"ITEM-1","itemData":{"DOI":"10.1016/j.pocean.2006.03.001","ISSN":"00796611","abstract":"Handling model complexity and reliability is a key area of research today. While complex models containing sufficient detail have become possible due to increased computing power, they often lead to too much uncertainty. On the other hand, very simple models often crudely oversimplify the real ecosystem and can not be used for management purposes. Starting from a complex and validated 1D pelagic ecosystem model of the Ligurian Sea (NW Mediterranean Sea), we derived simplified aggregated models in which either the unbalanced algal growth, the functional group diversity or the explicit description of the microbial loop was sacrificed. To overcome the problem of data availability with adequate spatial and temporal resolution, the outputs of the complex model are used as the baseline of perfect knowledge to calibrate the simplified models. Objective criteria of model performance were used to compare the simplified models' results to the complex model output and to the available data at the DYFAMED station in the central Ligurian Sea. We show that even the simplest (NPZD) model is able to represent the global ecosystem features described by the complex model (e.g. primary and secondary productions, particulate organic matter export flux, etc.). However, a certain degree of sophistication in the formulation of some biogeochemical processes is required to produce realistic behaviors (e.g. the phytoplankton competition, the potential carbon or nitrogen limitation of the zooplankton ingestion, the model trophic closure, etc.). In general, a 9 state-variable model that has the functional group diversity removed, but which retains the bacterial loop and the unbalanced algal growth, performs best. © 2006 Elsevier Ltd. All rights reserved.","author":[{"dropping-particle":"","family":"Raick","given":"C.","non-dropping-particle":"","parse-names":false,"suffix":""},{"dropping-particle":"","family":"Soetaert","given":"K.","non-dropping-particle":"","parse-names":false,"suffix":""},{"dropping-particle":"","family":"Grégoire","given":"M.","non-dropping-particle":"","parse-names":false,"suffix":""}],"container-title":"Progress in Oceanography","id":"ITEM-1","issue":"1","issued":{"date-parts":[["2006"]]},"page":"27-57","title":"Model complexity and performance: How far can we simplify?","type":"article-journal","volume":"70"},"uris":["http://www.mendeley.com/documents/?uuid=e97098b2-02a8-47de-8a74-8d91c54c6d83"]},{"id":"ITEM-2","itemData":{"DOI":"10.1016/j.jhydrol.2015.01.044","ISSN":"00221694","abstract":"In recent decades considerable progress has been made in climate model development. Following the massive increase in computational power, models became more sophisticated. At the same time also simple conceptual models have advanced. In this study we validate and compare three hydrological models of different complexity to investigate whether their performance varies accordingly. For this purpose we use runoff and also soil moisture measurements, which allow a truly independent validation, from several sites across Switzerland. The models are calibrated in similar ways with the same runoff data. Our results show that the more complex models HBV and PREVAH outperform the simple water balance model (SWBM) in case of runoff but not for soil moisture. Furthermore the most sophisticated PREVAH model shows an added value compared to the HBV model only in case of soil moisture. Focusing on extreme events we find generally improved performance of the SWBM during drought conditions and degraded agreement with observations during wet extremes. For the more complex models we find the opposite behavior, probably because they were primarily developed for prediction of runoff extremes. As expected given their complexity, HBV and PREVAH have more problems with over-fitting. All models show a tendency towards better performance in lower altitudes as opposed to (pre-) alpine sites. The results vary considerably across the investigated sites. In contrast, the different metrics we consider to estimate the agreement between models and observations lead to similar conclusions, indicating that the performance of the considered models is similar at different time scales as well as for anomalies and long-term means. We conclude that added complexity does not necessarily lead to improved performance of hydrological models, and that performance can vary greatly depending on the considered hydrological variable (e.g. runoff vs. soil moisture) or hydrological conditions (floods vs. droughts).","author":[{"dropping-particle":"","family":"Orth","given":"Rene","non-dropping-particle":"","parse-names":false,"suffix":""},{"dropping-particle":"","family":"Staudinger","given":"Maria","non-dropping-particle":"","parse-names":false,"suffix":""},{"dropping-particle":"","family":"Seneviratne","given":"Sonia I.","non-dropping-particle":"","parse-names":false,"suffix":""},{"dropping-particle":"","family":"Seibert","given":"Jan","non-dropping-particle":"","parse-names":false,"suffix":""},{"dropping-particle":"","family":"Zappa","given":"Massimiliano","non-dropping-particle":"","parse-names":false,"suffix":""}],"container-title":"Journal of Hydrology","id":"ITEM-2","issued":{"date-parts":[["2015"]]},"page":"147-159","publisher":"Elsevier B.V.","title":"Does model performance improve with complexity? A case study with three hydrological models","type":"article-journal","volume":"523"},"uris":["http://www.mendeley.com/documents/?uuid=72581a05-2222-473d-aa00-4cd772b576b7"]}],"mendeley":{"formattedCitation":"(Orth et al., 2015; Raick et al., 2006)","plainTextFormattedCitation":"(Orth et al., 2015; Raick et al., 2006)","previouslyFormattedCitation":"(Orth et al., 2015; Raick et al., 2006)"},"properties":{"noteIndex":0},"schema":"https://github.com/citation-style-language/schema/raw/master/csl-citation.json"}</w:instrText>
      </w:r>
      <w:r w:rsidR="00A64A3C" w:rsidRPr="00D538A4">
        <w:rPr>
          <w:rFonts w:ascii="Times New Roman" w:hAnsi="Times New Roman" w:cs="Times New Roman"/>
          <w:sz w:val="24"/>
          <w:szCs w:val="24"/>
        </w:rPr>
        <w:fldChar w:fldCharType="separate"/>
      </w:r>
      <w:r w:rsidR="00A64A3C" w:rsidRPr="00D538A4">
        <w:rPr>
          <w:rFonts w:ascii="Times New Roman" w:hAnsi="Times New Roman" w:cs="Times New Roman"/>
          <w:noProof/>
          <w:sz w:val="24"/>
          <w:szCs w:val="24"/>
        </w:rPr>
        <w:t>(Orth et al., 2015; Raick et al., 2006)</w:t>
      </w:r>
      <w:r w:rsidR="00A64A3C" w:rsidRPr="00D538A4">
        <w:rPr>
          <w:rFonts w:ascii="Times New Roman" w:hAnsi="Times New Roman" w:cs="Times New Roman"/>
          <w:sz w:val="24"/>
          <w:szCs w:val="24"/>
        </w:rPr>
        <w:fldChar w:fldCharType="end"/>
      </w:r>
      <w:r w:rsidR="00A64A3C" w:rsidRPr="00D538A4">
        <w:rPr>
          <w:rFonts w:ascii="Times New Roman" w:hAnsi="Times New Roman" w:cs="Times New Roman"/>
          <w:sz w:val="24"/>
          <w:szCs w:val="24"/>
        </w:rPr>
        <w:t xml:space="preserve">. </w:t>
      </w:r>
      <w:r w:rsidR="00D538A4" w:rsidRPr="00D538A4">
        <w:rPr>
          <w:rFonts w:ascii="Times New Roman" w:hAnsi="Times New Roman" w:cs="Times New Roman"/>
          <w:sz w:val="24"/>
          <w:szCs w:val="24"/>
        </w:rPr>
        <w:t xml:space="preserve">Additionally, simple models are less prone to over-fitting, a problem that remains with complex ecological models with increasing flexibility </w:t>
      </w:r>
      <w:r w:rsidR="00D538A4" w:rsidRPr="00D538A4">
        <w:rPr>
          <w:rFonts w:ascii="Times New Roman" w:hAnsi="Times New Roman" w:cs="Times New Roman"/>
          <w:sz w:val="24"/>
          <w:szCs w:val="24"/>
        </w:rPr>
        <w:fldChar w:fldCharType="begin" w:fldLock="1"/>
      </w:r>
      <w:r w:rsidR="00246962">
        <w:rPr>
          <w:rFonts w:ascii="Times New Roman" w:hAnsi="Times New Roman" w:cs="Times New Roman"/>
          <w:sz w:val="24"/>
          <w:szCs w:val="24"/>
        </w:rPr>
        <w:instrText>ADDIN CSL_CITATION {"citationItems":[{"id":"ITEM-1","itemData":{"DOI":"10.1016/j.ecolmodel.2016.03.012","ISSN":"03043800","abstract":"Although biogeographic patterns are the product of complex ecological processes, the increasing complexity of correlative species distribution models (SDMs) is not always motivated by ecological theory, but by model fit. The validity of model projections, such as shifts in a species' climatic niche, becomes questionable particularly during extrapolations, such as for future no-analog climate conditions. To examine the effects of model complexity on SDM predictive performance, we fit statistical models of varying complexity to simulated species occurrence data arising from data-generating processes that assume differing degrees of distributional symmetry in environmental space, interaction effects, and coverage in climate space. Mismatches between data-generating processes and statistical models (i.e., different functional forms) led to poor predictive performance when extrapolating to new climate-space and greater variation in extrapolated predictions for overly complex models. In contrast, performance issues were not apparent when using independent evaluation data from the training region. These results draw into question the use of highly flexible models for prediction without ecological justification.","author":[{"dropping-particle":"","family":"Bell","given":"David M.","non-dropping-particle":"","parse-names":false,"suffix":""},{"dropping-particle":"","family":"Schlaepfer","given":"Daniel R.","non-dropping-particle":"","parse-names":false,"suffix":""}],"container-title":"Ecological Modelling","id":"ITEM-1","issued":{"date-parts":[["2016"]]},"page":"50-59","publisher":"Elsevier B.V.","title":"On the dangers of model complexity without ecological justification in species distribution modeling","type":"article-journal","volume":"330"},"uris":["http://www.mendeley.com/documents/?uuid=354dd7e6-c50a-4759-b6e2-e56c34e6e810"]}],"mendeley":{"formattedCitation":"(Bell and Schlaepfer, 2016)","plainTextFormattedCitation":"(Bell and Schlaepfer, 2016)","previouslyFormattedCitation":"(Bell and Schlaepfer, 2016)"},"properties":{"noteIndex":0},"schema":"https://github.com/citation-style-language/schema/raw/master/csl-citation.json"}</w:instrText>
      </w:r>
      <w:r w:rsidR="00D538A4" w:rsidRPr="00D538A4">
        <w:rPr>
          <w:rFonts w:ascii="Times New Roman" w:hAnsi="Times New Roman" w:cs="Times New Roman"/>
          <w:sz w:val="24"/>
          <w:szCs w:val="24"/>
        </w:rPr>
        <w:fldChar w:fldCharType="separate"/>
      </w:r>
      <w:r w:rsidR="00D538A4" w:rsidRPr="00D538A4">
        <w:rPr>
          <w:rFonts w:ascii="Times New Roman" w:hAnsi="Times New Roman" w:cs="Times New Roman"/>
          <w:noProof/>
          <w:sz w:val="24"/>
          <w:szCs w:val="24"/>
        </w:rPr>
        <w:t>(Bell and Schlaepfer, 2016)</w:t>
      </w:r>
      <w:r w:rsidR="00D538A4" w:rsidRPr="00D538A4">
        <w:rPr>
          <w:rFonts w:ascii="Times New Roman" w:hAnsi="Times New Roman" w:cs="Times New Roman"/>
          <w:sz w:val="24"/>
          <w:szCs w:val="24"/>
        </w:rPr>
        <w:fldChar w:fldCharType="end"/>
      </w:r>
      <w:r w:rsidR="00D538A4" w:rsidRPr="00D538A4">
        <w:rPr>
          <w:rFonts w:ascii="Times New Roman" w:hAnsi="Times New Roman" w:cs="Times New Roman"/>
          <w:sz w:val="24"/>
          <w:szCs w:val="24"/>
        </w:rPr>
        <w:t>.</w:t>
      </w:r>
    </w:p>
    <w:p w14:paraId="284D072A" w14:textId="24DD4064" w:rsidR="003F2472" w:rsidRPr="00055C7E" w:rsidRDefault="00055C7E" w:rsidP="00055C7E">
      <w:pPr>
        <w:rPr>
          <w:rFonts w:ascii="Times New Roman" w:hAnsi="Times New Roman" w:cs="Times New Roman"/>
          <w:sz w:val="24"/>
          <w:szCs w:val="24"/>
        </w:rPr>
      </w:pPr>
      <w:r>
        <w:rPr>
          <w:rFonts w:ascii="Times New Roman" w:hAnsi="Times New Roman" w:cs="Times New Roman"/>
          <w:sz w:val="24"/>
          <w:szCs w:val="24"/>
        </w:rPr>
        <w:t xml:space="preserve">The goal of this study </w:t>
      </w:r>
      <w:r w:rsidR="00FC1FAF">
        <w:rPr>
          <w:rFonts w:ascii="Times New Roman" w:hAnsi="Times New Roman" w:cs="Times New Roman"/>
          <w:sz w:val="24"/>
          <w:szCs w:val="24"/>
        </w:rPr>
        <w:t xml:space="preserve">is </w:t>
      </w:r>
      <w:r>
        <w:rPr>
          <w:rFonts w:ascii="Times New Roman" w:hAnsi="Times New Roman" w:cs="Times New Roman"/>
          <w:sz w:val="24"/>
          <w:szCs w:val="24"/>
        </w:rPr>
        <w:t xml:space="preserve">to simplify a watershed-estuary representation within a single </w:t>
      </w:r>
      <w:r w:rsidR="00013424">
        <w:rPr>
          <w:rFonts w:ascii="Times New Roman" w:hAnsi="Times New Roman" w:cs="Times New Roman"/>
          <w:sz w:val="24"/>
          <w:szCs w:val="24"/>
        </w:rPr>
        <w:t xml:space="preserve">modeling </w:t>
      </w:r>
      <w:r>
        <w:rPr>
          <w:rFonts w:ascii="Times New Roman" w:hAnsi="Times New Roman" w:cs="Times New Roman"/>
          <w:sz w:val="24"/>
          <w:szCs w:val="24"/>
        </w:rPr>
        <w:t xml:space="preserve">framework. </w:t>
      </w:r>
      <w:r w:rsidR="008A2A52">
        <w:rPr>
          <w:rFonts w:ascii="Times New Roman" w:hAnsi="Times New Roman" w:cs="Times New Roman"/>
          <w:sz w:val="24"/>
          <w:szCs w:val="24"/>
        </w:rPr>
        <w:t>Our study site is Old Woman Creek</w:t>
      </w:r>
      <w:r w:rsidR="002D012E">
        <w:rPr>
          <w:rFonts w:ascii="Times New Roman" w:hAnsi="Times New Roman" w:cs="Times New Roman"/>
          <w:sz w:val="24"/>
          <w:szCs w:val="24"/>
        </w:rPr>
        <w:t xml:space="preserve"> (OWC)</w:t>
      </w:r>
      <w:r w:rsidR="008A2A52">
        <w:rPr>
          <w:rFonts w:ascii="Times New Roman" w:hAnsi="Times New Roman" w:cs="Times New Roman"/>
          <w:sz w:val="24"/>
          <w:szCs w:val="24"/>
        </w:rPr>
        <w:t>, an estuary located in northern Ohio in the Lake Erie drainage basin. W</w:t>
      </w:r>
      <w:r>
        <w:rPr>
          <w:rFonts w:ascii="Times New Roman" w:hAnsi="Times New Roman" w:cs="Times New Roman"/>
          <w:sz w:val="24"/>
          <w:szCs w:val="24"/>
        </w:rPr>
        <w:t>e employ the latest version of the Soil and Water Assessment Tool, SWAT+, to simulate both the watershed and</w:t>
      </w:r>
      <w:r w:rsidR="00013424">
        <w:rPr>
          <w:rFonts w:ascii="Times New Roman" w:hAnsi="Times New Roman" w:cs="Times New Roman"/>
          <w:sz w:val="24"/>
          <w:szCs w:val="24"/>
        </w:rPr>
        <w:t xml:space="preserve"> a representation of the</w:t>
      </w:r>
      <w:r>
        <w:rPr>
          <w:rFonts w:ascii="Times New Roman" w:hAnsi="Times New Roman" w:cs="Times New Roman"/>
          <w:sz w:val="24"/>
          <w:szCs w:val="24"/>
        </w:rPr>
        <w:t xml:space="preserve"> estuary. We calibrated our model to daily discharge and water quality data (phosphorus, sediment). </w:t>
      </w:r>
      <w:r w:rsidR="00FC1FAF">
        <w:rPr>
          <w:rFonts w:ascii="Times New Roman" w:hAnsi="Times New Roman" w:cs="Times New Roman"/>
          <w:sz w:val="24"/>
          <w:szCs w:val="24"/>
        </w:rPr>
        <w:t>W</w:t>
      </w:r>
      <w:r>
        <w:rPr>
          <w:rFonts w:ascii="Times New Roman" w:hAnsi="Times New Roman" w:cs="Times New Roman"/>
          <w:sz w:val="24"/>
          <w:szCs w:val="24"/>
        </w:rPr>
        <w:t>e validate</w:t>
      </w:r>
      <w:r w:rsidR="00FC1FAF">
        <w:rPr>
          <w:rFonts w:ascii="Times New Roman" w:hAnsi="Times New Roman" w:cs="Times New Roman"/>
          <w:sz w:val="24"/>
          <w:szCs w:val="24"/>
        </w:rPr>
        <w:t>d</w:t>
      </w:r>
      <w:r>
        <w:rPr>
          <w:rFonts w:ascii="Times New Roman" w:hAnsi="Times New Roman" w:cs="Times New Roman"/>
          <w:sz w:val="24"/>
          <w:szCs w:val="24"/>
        </w:rPr>
        <w:t xml:space="preserve"> our </w:t>
      </w:r>
      <w:r w:rsidR="00013424">
        <w:rPr>
          <w:rFonts w:ascii="Times New Roman" w:hAnsi="Times New Roman" w:cs="Times New Roman"/>
          <w:sz w:val="24"/>
          <w:szCs w:val="24"/>
        </w:rPr>
        <w:t xml:space="preserve">simulated </w:t>
      </w:r>
      <w:r>
        <w:rPr>
          <w:rFonts w:ascii="Times New Roman" w:hAnsi="Times New Roman" w:cs="Times New Roman"/>
          <w:sz w:val="24"/>
          <w:szCs w:val="24"/>
        </w:rPr>
        <w:t xml:space="preserve">estuary approach using the outputs from a hydrodynamic </w:t>
      </w:r>
      <w:r w:rsidR="00013424">
        <w:rPr>
          <w:rFonts w:ascii="Times New Roman" w:hAnsi="Times New Roman" w:cs="Times New Roman"/>
          <w:sz w:val="24"/>
          <w:szCs w:val="24"/>
        </w:rPr>
        <w:t>model</w:t>
      </w:r>
      <w:r>
        <w:rPr>
          <w:rFonts w:ascii="Times New Roman" w:hAnsi="Times New Roman" w:cs="Times New Roman"/>
          <w:sz w:val="24"/>
          <w:szCs w:val="24"/>
        </w:rPr>
        <w:t xml:space="preserve"> and soil core data within the estuary. We coordinated </w:t>
      </w:r>
      <w:r w:rsidR="00013424">
        <w:rPr>
          <w:rFonts w:ascii="Times New Roman" w:hAnsi="Times New Roman" w:cs="Times New Roman"/>
          <w:sz w:val="24"/>
          <w:szCs w:val="24"/>
        </w:rPr>
        <w:t>three</w:t>
      </w:r>
      <w:r>
        <w:rPr>
          <w:rFonts w:ascii="Times New Roman" w:hAnsi="Times New Roman" w:cs="Times New Roman"/>
          <w:sz w:val="24"/>
          <w:szCs w:val="24"/>
        </w:rPr>
        <w:t xml:space="preserve"> model</w:t>
      </w:r>
      <w:ins w:id="2" w:author="Bohrer, Gil" w:date="2022-12-16T13:22:00Z">
        <w:r w:rsidR="00FC1FAF">
          <w:rPr>
            <w:rFonts w:ascii="Times New Roman" w:hAnsi="Times New Roman" w:cs="Times New Roman"/>
            <w:sz w:val="24"/>
            <w:szCs w:val="24"/>
          </w:rPr>
          <w:t>-</w:t>
        </w:r>
      </w:ins>
      <w:del w:id="3" w:author="Bohrer, Gil" w:date="2022-12-16T13:22:00Z">
        <w:r w:rsidDel="00FC1FAF">
          <w:rPr>
            <w:rFonts w:ascii="Times New Roman" w:hAnsi="Times New Roman" w:cs="Times New Roman"/>
            <w:sz w:val="24"/>
            <w:szCs w:val="24"/>
          </w:rPr>
          <w:delText xml:space="preserve"> </w:delText>
        </w:r>
      </w:del>
      <w:r>
        <w:rPr>
          <w:rFonts w:ascii="Times New Roman" w:hAnsi="Times New Roman" w:cs="Times New Roman"/>
          <w:sz w:val="24"/>
          <w:szCs w:val="24"/>
        </w:rPr>
        <w:t>review and input session</w:t>
      </w:r>
      <w:r w:rsidR="00013424">
        <w:rPr>
          <w:rFonts w:ascii="Times New Roman" w:hAnsi="Times New Roman" w:cs="Times New Roman"/>
          <w:sz w:val="24"/>
          <w:szCs w:val="24"/>
        </w:rPr>
        <w:t xml:space="preserve">s </w:t>
      </w:r>
      <w:r>
        <w:rPr>
          <w:rFonts w:ascii="Times New Roman" w:hAnsi="Times New Roman" w:cs="Times New Roman"/>
          <w:sz w:val="24"/>
          <w:szCs w:val="24"/>
        </w:rPr>
        <w:t xml:space="preserve">with a subset of potential end-users. The final modeling framework </w:t>
      </w:r>
      <w:r w:rsidR="006F11E6">
        <w:rPr>
          <w:rFonts w:ascii="Times New Roman" w:hAnsi="Times New Roman" w:cs="Times New Roman"/>
          <w:sz w:val="24"/>
          <w:szCs w:val="24"/>
        </w:rPr>
        <w:t>is a</w:t>
      </w:r>
      <w:r>
        <w:rPr>
          <w:rFonts w:ascii="Times New Roman" w:hAnsi="Times New Roman" w:cs="Times New Roman"/>
          <w:sz w:val="24"/>
          <w:szCs w:val="24"/>
        </w:rPr>
        <w:t xml:space="preserve"> helpful</w:t>
      </w:r>
      <w:r w:rsidR="006F11E6">
        <w:rPr>
          <w:rFonts w:ascii="Times New Roman" w:hAnsi="Times New Roman" w:cs="Times New Roman"/>
          <w:sz w:val="24"/>
          <w:szCs w:val="24"/>
        </w:rPr>
        <w:t xml:space="preserve"> tool</w:t>
      </w:r>
      <w:r>
        <w:rPr>
          <w:rFonts w:ascii="Times New Roman" w:hAnsi="Times New Roman" w:cs="Times New Roman"/>
          <w:sz w:val="24"/>
          <w:szCs w:val="24"/>
        </w:rPr>
        <w:t xml:space="preserve"> for end-users in land-management and climate </w:t>
      </w:r>
      <w:r w:rsidR="006F11E6">
        <w:rPr>
          <w:rFonts w:ascii="Times New Roman" w:hAnsi="Times New Roman" w:cs="Times New Roman"/>
          <w:sz w:val="24"/>
          <w:szCs w:val="24"/>
        </w:rPr>
        <w:t xml:space="preserve">adaptation and can be </w:t>
      </w:r>
      <w:r w:rsidR="00554047">
        <w:rPr>
          <w:rFonts w:ascii="Times New Roman" w:hAnsi="Times New Roman" w:cs="Times New Roman"/>
          <w:sz w:val="24"/>
          <w:szCs w:val="24"/>
        </w:rPr>
        <w:t xml:space="preserve">tested and </w:t>
      </w:r>
      <w:r w:rsidR="006F11E6">
        <w:rPr>
          <w:rFonts w:ascii="Times New Roman" w:hAnsi="Times New Roman" w:cs="Times New Roman"/>
          <w:sz w:val="24"/>
          <w:szCs w:val="24"/>
        </w:rPr>
        <w:t>applied in other estuar</w:t>
      </w:r>
      <w:r w:rsidR="00554047">
        <w:rPr>
          <w:rFonts w:ascii="Times New Roman" w:hAnsi="Times New Roman" w:cs="Times New Roman"/>
          <w:sz w:val="24"/>
          <w:szCs w:val="24"/>
        </w:rPr>
        <w:t>y</w:t>
      </w:r>
      <w:r w:rsidR="006F11E6">
        <w:rPr>
          <w:rFonts w:ascii="Times New Roman" w:hAnsi="Times New Roman" w:cs="Times New Roman"/>
          <w:sz w:val="24"/>
          <w:szCs w:val="24"/>
        </w:rPr>
        <w:t xml:space="preserve"> and wetland</w:t>
      </w:r>
      <w:r w:rsidR="00554047">
        <w:rPr>
          <w:rFonts w:ascii="Times New Roman" w:hAnsi="Times New Roman" w:cs="Times New Roman"/>
          <w:sz w:val="24"/>
          <w:szCs w:val="24"/>
        </w:rPr>
        <w:t xml:space="preserve"> systems.</w:t>
      </w:r>
    </w:p>
    <w:p w14:paraId="1EF71F71" w14:textId="77777777" w:rsidR="003F2472" w:rsidRPr="008F3C59" w:rsidRDefault="003F2472" w:rsidP="003F2472">
      <w:pPr>
        <w:pStyle w:val="ListParagraph"/>
        <w:rPr>
          <w:rFonts w:ascii="Times New Roman" w:hAnsi="Times New Roman" w:cs="Times New Roman"/>
          <w:b/>
          <w:bCs/>
          <w:sz w:val="24"/>
          <w:szCs w:val="24"/>
        </w:rPr>
      </w:pPr>
    </w:p>
    <w:p w14:paraId="6FD00DFE" w14:textId="445392FD" w:rsidR="008F3C59" w:rsidRDefault="008F3C59" w:rsidP="008F3C59">
      <w:pPr>
        <w:pStyle w:val="ListParagraph"/>
        <w:numPr>
          <w:ilvl w:val="0"/>
          <w:numId w:val="1"/>
        </w:numPr>
        <w:rPr>
          <w:rFonts w:ascii="Times New Roman" w:hAnsi="Times New Roman" w:cs="Times New Roman"/>
          <w:b/>
          <w:bCs/>
          <w:sz w:val="24"/>
          <w:szCs w:val="24"/>
        </w:rPr>
      </w:pPr>
      <w:r w:rsidRPr="008F3C59">
        <w:rPr>
          <w:rFonts w:ascii="Times New Roman" w:hAnsi="Times New Roman" w:cs="Times New Roman"/>
          <w:b/>
          <w:bCs/>
          <w:sz w:val="24"/>
          <w:szCs w:val="24"/>
        </w:rPr>
        <w:t>Methods</w:t>
      </w:r>
    </w:p>
    <w:p w14:paraId="553AD7A4" w14:textId="57790C9A" w:rsidR="003F2472" w:rsidRPr="003F2472" w:rsidRDefault="003F2472" w:rsidP="003F2472">
      <w:pPr>
        <w:ind w:left="360"/>
        <w:rPr>
          <w:rFonts w:ascii="Times New Roman" w:hAnsi="Times New Roman" w:cs="Times New Roman"/>
          <w:b/>
          <w:bCs/>
          <w:sz w:val="24"/>
          <w:szCs w:val="24"/>
        </w:rPr>
      </w:pPr>
      <w:r>
        <w:rPr>
          <w:rFonts w:ascii="Times New Roman" w:hAnsi="Times New Roman" w:cs="Times New Roman"/>
          <w:b/>
          <w:bCs/>
          <w:sz w:val="24"/>
          <w:szCs w:val="24"/>
        </w:rPr>
        <w:t>Old Woman Creek watershed and estuary</w:t>
      </w:r>
    </w:p>
    <w:p w14:paraId="204F6D1D" w14:textId="7311EA71" w:rsidR="00CE6345" w:rsidRDefault="00161C58" w:rsidP="008F3C59">
      <w:pPr>
        <w:rPr>
          <w:rFonts w:ascii="Times New Roman" w:hAnsi="Times New Roman" w:cs="Times New Roman"/>
          <w:sz w:val="24"/>
          <w:szCs w:val="24"/>
        </w:rPr>
      </w:pPr>
      <w:r>
        <w:rPr>
          <w:rFonts w:ascii="Times New Roman" w:hAnsi="Times New Roman" w:cs="Times New Roman"/>
          <w:sz w:val="24"/>
          <w:szCs w:val="24"/>
        </w:rPr>
        <w:t>Old Woman Creek</w:t>
      </w:r>
      <w:r w:rsidR="00F30232">
        <w:rPr>
          <w:rFonts w:ascii="Times New Roman" w:hAnsi="Times New Roman" w:cs="Times New Roman"/>
          <w:sz w:val="24"/>
          <w:szCs w:val="24"/>
        </w:rPr>
        <w:t xml:space="preserve"> watershed </w:t>
      </w:r>
      <w:r w:rsidR="00F30232" w:rsidRPr="00F30232">
        <w:rPr>
          <w:rFonts w:ascii="Times New Roman" w:hAnsi="Times New Roman" w:cs="Times New Roman"/>
          <w:sz w:val="24"/>
          <w:szCs w:val="24"/>
        </w:rPr>
        <w:t xml:space="preserve">(HUC 04100012 03 04) </w:t>
      </w:r>
      <w:r w:rsidR="00F30232">
        <w:rPr>
          <w:rFonts w:ascii="Times New Roman" w:hAnsi="Times New Roman" w:cs="Times New Roman"/>
          <w:sz w:val="24"/>
          <w:szCs w:val="24"/>
        </w:rPr>
        <w:t>and estuary</w:t>
      </w:r>
      <w:r>
        <w:rPr>
          <w:rFonts w:ascii="Times New Roman" w:hAnsi="Times New Roman" w:cs="Times New Roman"/>
          <w:sz w:val="24"/>
          <w:szCs w:val="24"/>
        </w:rPr>
        <w:t xml:space="preserve"> is situated in northern Ohio in the Great Lakes Drainage Basin</w:t>
      </w:r>
      <w:r w:rsidR="00F30232">
        <w:rPr>
          <w:rFonts w:ascii="Times New Roman" w:hAnsi="Times New Roman" w:cs="Times New Roman"/>
          <w:sz w:val="24"/>
          <w:szCs w:val="24"/>
        </w:rPr>
        <w:t xml:space="preserve"> </w:t>
      </w:r>
      <w:r w:rsidR="002D012E">
        <w:rPr>
          <w:rFonts w:ascii="Times New Roman" w:hAnsi="Times New Roman" w:cs="Times New Roman"/>
          <w:sz w:val="24"/>
          <w:szCs w:val="24"/>
        </w:rPr>
        <w:t>(Figure 1). The basin is approximately</w:t>
      </w:r>
      <w:r>
        <w:rPr>
          <w:rFonts w:ascii="Times New Roman" w:hAnsi="Times New Roman" w:cs="Times New Roman"/>
          <w:sz w:val="24"/>
          <w:szCs w:val="24"/>
        </w:rPr>
        <w:t xml:space="preserve"> 71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and </w:t>
      </w:r>
      <w:r w:rsidR="00D2731E">
        <w:rPr>
          <w:rFonts w:ascii="Times New Roman" w:hAnsi="Times New Roman" w:cs="Times New Roman"/>
          <w:sz w:val="24"/>
          <w:szCs w:val="24"/>
        </w:rPr>
        <w:t xml:space="preserve">drains directly to Lake Erie. </w:t>
      </w:r>
      <w:r>
        <w:rPr>
          <w:rFonts w:ascii="Times New Roman" w:hAnsi="Times New Roman" w:cs="Times New Roman"/>
          <w:sz w:val="24"/>
          <w:szCs w:val="24"/>
        </w:rPr>
        <w:t>The primary land-use in the watershed is agricultural row crop (</w:t>
      </w:r>
      <w:r w:rsidR="003F77C9">
        <w:rPr>
          <w:rFonts w:ascii="Times New Roman" w:hAnsi="Times New Roman" w:cs="Times New Roman"/>
          <w:sz w:val="24"/>
          <w:szCs w:val="24"/>
        </w:rPr>
        <w:t xml:space="preserve">54%), followed by forested (27%), pasture (11%), and urban </w:t>
      </w:r>
      <w:r w:rsidR="003F77C9" w:rsidRPr="00682E2B">
        <w:rPr>
          <w:rFonts w:ascii="Times New Roman" w:hAnsi="Times New Roman" w:cs="Times New Roman"/>
          <w:sz w:val="24"/>
          <w:szCs w:val="24"/>
        </w:rPr>
        <w:t xml:space="preserve">land-uses (8%). From years 2011-2020, Old Woman Creek received an average of </w:t>
      </w:r>
      <w:r w:rsidR="00D417A2" w:rsidRPr="00D417A2">
        <w:rPr>
          <w:rFonts w:ascii="Times New Roman" w:hAnsi="Times New Roman" w:cs="Times New Roman"/>
          <w:sz w:val="24"/>
          <w:szCs w:val="24"/>
        </w:rPr>
        <w:t>1090</w:t>
      </w:r>
      <w:r w:rsidR="003F77C9" w:rsidRPr="00D417A2">
        <w:rPr>
          <w:rFonts w:ascii="Times New Roman" w:hAnsi="Times New Roman" w:cs="Times New Roman"/>
          <w:sz w:val="24"/>
          <w:szCs w:val="24"/>
        </w:rPr>
        <w:t xml:space="preserve"> mm</w:t>
      </w:r>
      <w:r w:rsidR="003F77C9" w:rsidRPr="00682E2B">
        <w:rPr>
          <w:rFonts w:ascii="Times New Roman" w:hAnsi="Times New Roman" w:cs="Times New Roman"/>
          <w:sz w:val="24"/>
          <w:szCs w:val="24"/>
        </w:rPr>
        <w:t xml:space="preserve"> of precipitation per year</w:t>
      </w:r>
      <w:r w:rsidR="00D417A2">
        <w:rPr>
          <w:rFonts w:ascii="Times New Roman" w:hAnsi="Times New Roman" w:cs="Times New Roman"/>
          <w:sz w:val="24"/>
          <w:szCs w:val="24"/>
        </w:rPr>
        <w:t xml:space="preserve"> (min – 910 mm; max – 1230 mm)</w:t>
      </w:r>
      <w:r w:rsidR="0055384D">
        <w:rPr>
          <w:rFonts w:ascii="Times New Roman" w:hAnsi="Times New Roman" w:cs="Times New Roman"/>
          <w:sz w:val="24"/>
          <w:szCs w:val="24"/>
        </w:rPr>
        <w:t xml:space="preserve">. </w:t>
      </w:r>
      <w:r w:rsidR="0055384D" w:rsidRPr="0055384D">
        <w:rPr>
          <w:rFonts w:ascii="Times New Roman" w:hAnsi="Times New Roman" w:cs="Times New Roman"/>
          <w:sz w:val="24"/>
          <w:szCs w:val="24"/>
        </w:rPr>
        <w:t>Normal daily temperatures range</w:t>
      </w:r>
      <w:r w:rsidR="0055384D">
        <w:rPr>
          <w:rFonts w:ascii="Times New Roman" w:hAnsi="Times New Roman" w:cs="Times New Roman"/>
          <w:sz w:val="24"/>
          <w:szCs w:val="24"/>
        </w:rPr>
        <w:t>d</w:t>
      </w:r>
      <w:r w:rsidR="0055384D" w:rsidRPr="0055384D">
        <w:rPr>
          <w:rFonts w:ascii="Times New Roman" w:hAnsi="Times New Roman" w:cs="Times New Roman"/>
          <w:sz w:val="24"/>
          <w:szCs w:val="24"/>
        </w:rPr>
        <w:t xml:space="preserve"> from an average</w:t>
      </w:r>
      <w:r w:rsidR="00D16B48">
        <w:rPr>
          <w:rFonts w:ascii="Times New Roman" w:hAnsi="Times New Roman" w:cs="Times New Roman"/>
          <w:sz w:val="24"/>
          <w:szCs w:val="24"/>
        </w:rPr>
        <w:t xml:space="preserve"> annual</w:t>
      </w:r>
      <w:r w:rsidR="0055384D" w:rsidRPr="0055384D">
        <w:rPr>
          <w:rFonts w:ascii="Times New Roman" w:hAnsi="Times New Roman" w:cs="Times New Roman"/>
          <w:sz w:val="24"/>
          <w:szCs w:val="24"/>
        </w:rPr>
        <w:t xml:space="preserve"> minimum of </w:t>
      </w:r>
      <w:r w:rsidR="0055384D" w:rsidRPr="00D16B48">
        <w:rPr>
          <w:rFonts w:ascii="Times New Roman" w:hAnsi="Times New Roman" w:cs="Times New Roman"/>
          <w:sz w:val="24"/>
          <w:szCs w:val="24"/>
        </w:rPr>
        <w:t>-</w:t>
      </w:r>
      <w:r w:rsidR="00D16B48" w:rsidRPr="00D16B48">
        <w:rPr>
          <w:rFonts w:ascii="Times New Roman" w:hAnsi="Times New Roman" w:cs="Times New Roman"/>
          <w:sz w:val="24"/>
          <w:szCs w:val="24"/>
        </w:rPr>
        <w:t>19</w:t>
      </w:r>
      <w:r w:rsidR="0055384D" w:rsidRPr="00D16B48">
        <w:rPr>
          <w:rFonts w:ascii="Times New Roman" w:hAnsi="Times New Roman" w:cs="Times New Roman"/>
          <w:sz w:val="24"/>
          <w:szCs w:val="24"/>
        </w:rPr>
        <w:t>°C</w:t>
      </w:r>
      <w:r w:rsidR="0055384D" w:rsidRPr="0055384D">
        <w:rPr>
          <w:rFonts w:ascii="Times New Roman" w:hAnsi="Times New Roman" w:cs="Times New Roman"/>
          <w:sz w:val="24"/>
          <w:szCs w:val="24"/>
        </w:rPr>
        <w:t xml:space="preserve"> to an average</w:t>
      </w:r>
      <w:r w:rsidR="00D16B48">
        <w:rPr>
          <w:rFonts w:ascii="Times New Roman" w:hAnsi="Times New Roman" w:cs="Times New Roman"/>
          <w:sz w:val="24"/>
          <w:szCs w:val="24"/>
        </w:rPr>
        <w:t xml:space="preserve"> annual</w:t>
      </w:r>
      <w:r w:rsidR="0055384D" w:rsidRPr="0055384D">
        <w:rPr>
          <w:rFonts w:ascii="Times New Roman" w:hAnsi="Times New Roman" w:cs="Times New Roman"/>
          <w:sz w:val="24"/>
          <w:szCs w:val="24"/>
        </w:rPr>
        <w:t xml:space="preserve"> maximum of </w:t>
      </w:r>
      <w:r w:rsidR="0055384D" w:rsidRPr="00D16B48">
        <w:rPr>
          <w:rFonts w:ascii="Times New Roman" w:hAnsi="Times New Roman" w:cs="Times New Roman"/>
          <w:sz w:val="24"/>
          <w:szCs w:val="24"/>
        </w:rPr>
        <w:t>3</w:t>
      </w:r>
      <w:r w:rsidR="00D16B48" w:rsidRPr="00D16B48">
        <w:rPr>
          <w:rFonts w:ascii="Times New Roman" w:hAnsi="Times New Roman" w:cs="Times New Roman"/>
          <w:sz w:val="24"/>
          <w:szCs w:val="24"/>
        </w:rPr>
        <w:t>4</w:t>
      </w:r>
      <w:r w:rsidR="0055384D" w:rsidRPr="00D16B48">
        <w:rPr>
          <w:rFonts w:ascii="Times New Roman" w:hAnsi="Times New Roman" w:cs="Times New Roman"/>
          <w:sz w:val="24"/>
          <w:szCs w:val="24"/>
        </w:rPr>
        <w:t>°C</w:t>
      </w:r>
      <w:r w:rsidR="003F77C9" w:rsidRPr="00682E2B">
        <w:rPr>
          <w:rFonts w:ascii="Times New Roman" w:hAnsi="Times New Roman" w:cs="Times New Roman"/>
          <w:sz w:val="24"/>
          <w:szCs w:val="24"/>
        </w:rPr>
        <w:t xml:space="preserve">. </w:t>
      </w:r>
      <w:r w:rsidR="0020572F">
        <w:rPr>
          <w:rFonts w:ascii="Times New Roman" w:hAnsi="Times New Roman" w:cs="Times New Roman"/>
          <w:sz w:val="24"/>
          <w:szCs w:val="24"/>
        </w:rPr>
        <w:t xml:space="preserve">The Old Woman Creek watershed </w:t>
      </w:r>
      <w:r w:rsidR="00DF33B6">
        <w:rPr>
          <w:rFonts w:ascii="Times New Roman" w:hAnsi="Times New Roman" w:cs="Times New Roman"/>
          <w:sz w:val="24"/>
          <w:szCs w:val="24"/>
        </w:rPr>
        <w:t>is</w:t>
      </w:r>
      <w:r w:rsidR="0020572F">
        <w:rPr>
          <w:rFonts w:ascii="Times New Roman" w:hAnsi="Times New Roman" w:cs="Times New Roman"/>
          <w:sz w:val="24"/>
          <w:szCs w:val="24"/>
        </w:rPr>
        <w:t xml:space="preserve"> on the 303d list of impaired waters </w:t>
      </w:r>
      <w:r w:rsidR="006E1F7D">
        <w:rPr>
          <w:rFonts w:ascii="Times New Roman" w:hAnsi="Times New Roman" w:cs="Times New Roman"/>
          <w:sz w:val="24"/>
          <w:szCs w:val="24"/>
        </w:rPr>
        <w:t>for</w:t>
      </w:r>
      <w:r w:rsidR="0020572F">
        <w:rPr>
          <w:rFonts w:ascii="Times New Roman" w:hAnsi="Times New Roman" w:cs="Times New Roman"/>
          <w:sz w:val="24"/>
          <w:szCs w:val="24"/>
        </w:rPr>
        <w:t xml:space="preserve"> </w:t>
      </w:r>
      <w:r w:rsidR="002F741D">
        <w:rPr>
          <w:rFonts w:ascii="Times New Roman" w:hAnsi="Times New Roman" w:cs="Times New Roman"/>
          <w:sz w:val="24"/>
          <w:szCs w:val="24"/>
        </w:rPr>
        <w:t xml:space="preserve">impairments to aquatic life use </w:t>
      </w:r>
      <w:r w:rsidR="002F741D">
        <w:rPr>
          <w:rFonts w:ascii="Times New Roman" w:hAnsi="Times New Roman" w:cs="Times New Roman"/>
          <w:sz w:val="24"/>
          <w:szCs w:val="24"/>
        </w:rPr>
        <w:fldChar w:fldCharType="begin" w:fldLock="1"/>
      </w:r>
      <w:r w:rsidR="00DF33B6">
        <w:rPr>
          <w:rFonts w:ascii="Times New Roman" w:hAnsi="Times New Roman" w:cs="Times New Roman"/>
          <w:sz w:val="24"/>
          <w:szCs w:val="24"/>
        </w:rPr>
        <w:instrText>ADDIN CSL_CITATION {"citationItems":[{"id":"ITEM-1","itemData":{"author":[{"dropping-particle":"","family":"OEPA","given":"","non-dropping-particle":"","parse-names":false,"suffix":""}],"id":"ITEM-1","issued":{"date-parts":[["2005"]]},"number-of-pages":"1-49","title":"Total Maximum Daily Loads for the Old Woman Creek and Chappel Creek Watersheds","type":"report"},"uris":["http://www.mendeley.com/documents/?uuid=adf2e9f1-2b8f-4d1e-83d1-f94b5021bffd"]},{"id":"ITEM-2","itemData":{"author":[{"dropping-particle":"","family":"OEPA","given":"","non-dropping-particle":"","parse-names":false,"suffix":""}],"id":"ITEM-2","issued":{"date-parts":[["2004"]]},"title":"Biological and Water Quality Study of the Vermillion River, Old Woman Creek, Sugar Creek, and Select Lake Erie Tributaries","type":"report"},"uris":["http://www.mendeley.com/documents/?uuid=643ae80e-0f56-4106-aeec-5d39bd071cba"]}],"mendeley":{"formattedCitation":"(OEPA, 2005, 2004)","plainTextFormattedCitation":"(OEPA, 2005, 2004)","previouslyFormattedCitation":"(OEPA, 2005, 2004)"},"properties":{"noteIndex":0},"schema":"https://github.com/citation-style-language/schema/raw/master/csl-citation.json"}</w:instrText>
      </w:r>
      <w:r w:rsidR="002F741D">
        <w:rPr>
          <w:rFonts w:ascii="Times New Roman" w:hAnsi="Times New Roman" w:cs="Times New Roman"/>
          <w:sz w:val="24"/>
          <w:szCs w:val="24"/>
        </w:rPr>
        <w:fldChar w:fldCharType="separate"/>
      </w:r>
      <w:r w:rsidR="00DF33B6" w:rsidRPr="00DF33B6">
        <w:rPr>
          <w:rFonts w:ascii="Times New Roman" w:hAnsi="Times New Roman" w:cs="Times New Roman"/>
          <w:noProof/>
          <w:sz w:val="24"/>
          <w:szCs w:val="24"/>
        </w:rPr>
        <w:t>(OEPA, 2005, 2004)</w:t>
      </w:r>
      <w:r w:rsidR="002F741D">
        <w:rPr>
          <w:rFonts w:ascii="Times New Roman" w:hAnsi="Times New Roman" w:cs="Times New Roman"/>
          <w:sz w:val="24"/>
          <w:szCs w:val="24"/>
        </w:rPr>
        <w:fldChar w:fldCharType="end"/>
      </w:r>
      <w:r w:rsidR="002F741D">
        <w:rPr>
          <w:rFonts w:ascii="Times New Roman" w:hAnsi="Times New Roman" w:cs="Times New Roman"/>
          <w:sz w:val="24"/>
          <w:szCs w:val="24"/>
        </w:rPr>
        <w:t xml:space="preserve">. </w:t>
      </w:r>
      <w:r w:rsidR="00DF33B6">
        <w:rPr>
          <w:rFonts w:ascii="Times New Roman" w:hAnsi="Times New Roman" w:cs="Times New Roman"/>
          <w:sz w:val="24"/>
          <w:szCs w:val="24"/>
        </w:rPr>
        <w:t>In order to improve the aquatic life use classification, the focus of the Old Woman Creek</w:t>
      </w:r>
      <w:r w:rsidR="00762951">
        <w:rPr>
          <w:rFonts w:ascii="Times New Roman" w:hAnsi="Times New Roman" w:cs="Times New Roman"/>
          <w:sz w:val="24"/>
          <w:szCs w:val="24"/>
        </w:rPr>
        <w:t xml:space="preserve"> total maximum daily loads</w:t>
      </w:r>
      <w:r w:rsidR="00DF33B6">
        <w:rPr>
          <w:rFonts w:ascii="Times New Roman" w:hAnsi="Times New Roman" w:cs="Times New Roman"/>
          <w:sz w:val="24"/>
          <w:szCs w:val="24"/>
        </w:rPr>
        <w:t xml:space="preserve"> </w:t>
      </w:r>
      <w:r w:rsidR="00762951">
        <w:rPr>
          <w:rFonts w:ascii="Times New Roman" w:hAnsi="Times New Roman" w:cs="Times New Roman"/>
          <w:sz w:val="24"/>
          <w:szCs w:val="24"/>
        </w:rPr>
        <w:lastRenderedPageBreak/>
        <w:t>(</w:t>
      </w:r>
      <w:r w:rsidR="00DF33B6">
        <w:rPr>
          <w:rFonts w:ascii="Times New Roman" w:hAnsi="Times New Roman" w:cs="Times New Roman"/>
          <w:sz w:val="24"/>
          <w:szCs w:val="24"/>
        </w:rPr>
        <w:t>TMDLs</w:t>
      </w:r>
      <w:r w:rsidR="00762951">
        <w:rPr>
          <w:rFonts w:ascii="Times New Roman" w:hAnsi="Times New Roman" w:cs="Times New Roman"/>
          <w:sz w:val="24"/>
          <w:szCs w:val="24"/>
        </w:rPr>
        <w:t>)</w:t>
      </w:r>
      <w:r w:rsidR="00DF33B6">
        <w:rPr>
          <w:rFonts w:ascii="Times New Roman" w:hAnsi="Times New Roman" w:cs="Times New Roman"/>
          <w:sz w:val="24"/>
          <w:szCs w:val="24"/>
        </w:rPr>
        <w:t xml:space="preserve"> are on sediment and nutrients, with a particular focus on phosphorus </w:t>
      </w:r>
      <w:r w:rsidR="00762951">
        <w:rPr>
          <w:rFonts w:ascii="Times New Roman" w:hAnsi="Times New Roman" w:cs="Times New Roman"/>
          <w:sz w:val="24"/>
          <w:szCs w:val="24"/>
        </w:rPr>
        <w:t>because of its role as a</w:t>
      </w:r>
      <w:r w:rsidR="00DF33B6">
        <w:rPr>
          <w:rFonts w:ascii="Times New Roman" w:hAnsi="Times New Roman" w:cs="Times New Roman"/>
          <w:sz w:val="24"/>
          <w:szCs w:val="24"/>
        </w:rPr>
        <w:t xml:space="preserve"> limiting nutrient for algal blooms in freshwater systems </w:t>
      </w:r>
      <w:r w:rsidR="00DF33B6">
        <w:rPr>
          <w:rFonts w:ascii="Times New Roman" w:hAnsi="Times New Roman" w:cs="Times New Roman"/>
          <w:sz w:val="24"/>
          <w:szCs w:val="24"/>
        </w:rPr>
        <w:fldChar w:fldCharType="begin" w:fldLock="1"/>
      </w:r>
      <w:r w:rsidR="008B3AF6">
        <w:rPr>
          <w:rFonts w:ascii="Times New Roman" w:hAnsi="Times New Roman" w:cs="Times New Roman"/>
          <w:sz w:val="24"/>
          <w:szCs w:val="24"/>
        </w:rPr>
        <w:instrText>ADDIN CSL_CITATION {"citationItems":[{"id":"ITEM-1","itemData":{"author":[{"dropping-particle":"","family":"OEPA","given":"","non-dropping-particle":"","parse-names":false,"suffix":""}],"id":"ITEM-1","issued":{"date-parts":[["2005"]]},"number-of-pages":"1-49","title":"Total Maximum Daily Loads for the Old Woman Creek and Chappel Creek Watersheds","type":"report"},"uris":["http://www.mendeley.com/documents/?uuid=adf2e9f1-2b8f-4d1e-83d1-f94b5021bffd"]}],"mendeley":{"formattedCitation":"(OEPA, 2005)","plainTextFormattedCitation":"(OEPA, 2005)","previouslyFormattedCitation":"(OEPA, 2005)"},"properties":{"noteIndex":0},"schema":"https://github.com/citation-style-language/schema/raw/master/csl-citation.json"}</w:instrText>
      </w:r>
      <w:r w:rsidR="00DF33B6">
        <w:rPr>
          <w:rFonts w:ascii="Times New Roman" w:hAnsi="Times New Roman" w:cs="Times New Roman"/>
          <w:sz w:val="24"/>
          <w:szCs w:val="24"/>
        </w:rPr>
        <w:fldChar w:fldCharType="separate"/>
      </w:r>
      <w:r w:rsidR="00DF33B6" w:rsidRPr="00DF33B6">
        <w:rPr>
          <w:rFonts w:ascii="Times New Roman" w:hAnsi="Times New Roman" w:cs="Times New Roman"/>
          <w:noProof/>
          <w:sz w:val="24"/>
          <w:szCs w:val="24"/>
        </w:rPr>
        <w:t>(OEPA, 2005)</w:t>
      </w:r>
      <w:r w:rsidR="00DF33B6">
        <w:rPr>
          <w:rFonts w:ascii="Times New Roman" w:hAnsi="Times New Roman" w:cs="Times New Roman"/>
          <w:sz w:val="24"/>
          <w:szCs w:val="24"/>
        </w:rPr>
        <w:fldChar w:fldCharType="end"/>
      </w:r>
      <w:r w:rsidR="00DF33B6">
        <w:rPr>
          <w:rFonts w:ascii="Times New Roman" w:hAnsi="Times New Roman" w:cs="Times New Roman"/>
          <w:sz w:val="24"/>
          <w:szCs w:val="24"/>
        </w:rPr>
        <w:t xml:space="preserve">. </w:t>
      </w:r>
    </w:p>
    <w:p w14:paraId="6E10D045" w14:textId="45BE9B84" w:rsidR="002D012E" w:rsidRDefault="003C49E6" w:rsidP="002D012E">
      <w:pPr>
        <w:jc w:val="center"/>
        <w:rPr>
          <w:rFonts w:ascii="Times New Roman" w:hAnsi="Times New Roman" w:cs="Times New Roman"/>
          <w:sz w:val="24"/>
          <w:szCs w:val="24"/>
        </w:rPr>
      </w:pPr>
      <w:r>
        <w:rPr>
          <w:noProof/>
        </w:rPr>
        <w:drawing>
          <wp:inline distT="0" distB="0" distL="0" distR="0" wp14:anchorId="59478ABC" wp14:editId="057BA075">
            <wp:extent cx="5943600" cy="4592955"/>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555D4BA1" w14:textId="53062CD0" w:rsidR="002D012E" w:rsidRDefault="002D012E" w:rsidP="002D012E">
      <w:pPr>
        <w:pStyle w:val="Caption"/>
        <w:jc w:val="center"/>
        <w:rPr>
          <w:rFonts w:ascii="Times New Roman" w:hAnsi="Times New Roman" w:cs="Times New Roman"/>
          <w:sz w:val="24"/>
          <w:szCs w:val="24"/>
        </w:rPr>
      </w:pPr>
      <w:r>
        <w:t xml:space="preserve">Figure </w:t>
      </w:r>
      <w:fldSimple w:instr=" SEQ Figure \* ARABIC ">
        <w:r w:rsidR="00C65E40">
          <w:rPr>
            <w:noProof/>
          </w:rPr>
          <w:t>1</w:t>
        </w:r>
      </w:fldSimple>
      <w:r>
        <w:t>. Old Woman Creek watershed</w:t>
      </w:r>
      <w:r w:rsidR="00FA5EF7">
        <w:t xml:space="preserve"> (left, bottom right)</w:t>
      </w:r>
      <w:r>
        <w:t xml:space="preserve"> and estuary</w:t>
      </w:r>
      <w:r w:rsidR="00FA5EF7">
        <w:t xml:space="preserve"> (top left). L</w:t>
      </w:r>
      <w:r w:rsidR="003C49E6">
        <w:t xml:space="preserve">ocation of </w:t>
      </w:r>
      <w:r w:rsidR="00FA5EF7">
        <w:t xml:space="preserve">the </w:t>
      </w:r>
      <w:r w:rsidR="003C49E6">
        <w:t>calibration gauges</w:t>
      </w:r>
      <w:r w:rsidR="00FA5EF7">
        <w:t xml:space="preserve"> are labeled.</w:t>
      </w:r>
    </w:p>
    <w:p w14:paraId="1A47ED40" w14:textId="0AF681CE" w:rsidR="00161C58" w:rsidRPr="00146E8E" w:rsidRDefault="00146E8E" w:rsidP="008F3C59">
      <w:pPr>
        <w:rPr>
          <w:rFonts w:ascii="Times New Roman" w:hAnsi="Times New Roman" w:cs="Times New Roman"/>
          <w:sz w:val="24"/>
          <w:szCs w:val="24"/>
        </w:rPr>
      </w:pPr>
      <w:r w:rsidRPr="00682E2B">
        <w:rPr>
          <w:rFonts w:ascii="Times New Roman" w:hAnsi="Times New Roman" w:cs="Times New Roman"/>
          <w:sz w:val="24"/>
          <w:szCs w:val="24"/>
        </w:rPr>
        <w:t xml:space="preserve">At the outlet of the </w:t>
      </w:r>
      <w:r w:rsidR="003F77C9" w:rsidRPr="00682E2B">
        <w:rPr>
          <w:rFonts w:ascii="Times New Roman" w:hAnsi="Times New Roman" w:cs="Times New Roman"/>
          <w:sz w:val="24"/>
          <w:szCs w:val="24"/>
        </w:rPr>
        <w:t>Old Woman Creek</w:t>
      </w:r>
      <w:r w:rsidRPr="00682E2B">
        <w:rPr>
          <w:rFonts w:ascii="Times New Roman" w:hAnsi="Times New Roman" w:cs="Times New Roman"/>
          <w:sz w:val="24"/>
          <w:szCs w:val="24"/>
        </w:rPr>
        <w:t xml:space="preserve"> watershed is the Old Woman Creek estuar</w:t>
      </w:r>
      <w:r w:rsidR="00FC1FAF">
        <w:rPr>
          <w:rFonts w:ascii="Times New Roman" w:hAnsi="Times New Roman" w:cs="Times New Roman"/>
          <w:sz w:val="24"/>
          <w:szCs w:val="24"/>
        </w:rPr>
        <w:t>ine wetland</w:t>
      </w:r>
      <w:r w:rsidRPr="00682E2B">
        <w:rPr>
          <w:rFonts w:ascii="Times New Roman" w:hAnsi="Times New Roman" w:cs="Times New Roman"/>
          <w:sz w:val="24"/>
          <w:szCs w:val="24"/>
        </w:rPr>
        <w:t xml:space="preserve"> (</w:t>
      </w:r>
      <w:r w:rsidR="00682E2B" w:rsidRPr="00682E2B">
        <w:rPr>
          <w:rFonts w:ascii="Times New Roman" w:hAnsi="Times New Roman" w:cs="Times New Roman"/>
          <w:color w:val="222222"/>
          <w:sz w:val="24"/>
          <w:szCs w:val="24"/>
          <w:shd w:val="clear" w:color="auto" w:fill="FFFFFF"/>
        </w:rPr>
        <w:t>l</w:t>
      </w:r>
      <w:r w:rsidRPr="00682E2B">
        <w:rPr>
          <w:rFonts w:ascii="Times New Roman" w:hAnsi="Times New Roman" w:cs="Times New Roman"/>
          <w:color w:val="222222"/>
          <w:sz w:val="24"/>
          <w:szCs w:val="24"/>
          <w:shd w:val="clear" w:color="auto" w:fill="FFFFFF"/>
        </w:rPr>
        <w:t>atitude: 41°22′39″</w:t>
      </w:r>
      <w:r w:rsidR="00682E2B" w:rsidRPr="00682E2B">
        <w:rPr>
          <w:rFonts w:ascii="Times New Roman" w:hAnsi="Times New Roman" w:cs="Times New Roman"/>
          <w:color w:val="222222"/>
          <w:sz w:val="24"/>
          <w:szCs w:val="24"/>
          <w:shd w:val="clear" w:color="auto" w:fill="FFFFFF"/>
        </w:rPr>
        <w:t>, longitude: −82°30′3″)</w:t>
      </w:r>
      <w:r w:rsidRPr="00682E2B">
        <w:rPr>
          <w:rFonts w:ascii="Times New Roman" w:hAnsi="Times New Roman" w:cs="Times New Roman"/>
          <w:sz w:val="24"/>
          <w:szCs w:val="24"/>
        </w:rPr>
        <w:t xml:space="preserve">, </w:t>
      </w:r>
      <w:r>
        <w:rPr>
          <w:rFonts w:ascii="Times New Roman" w:hAnsi="Times New Roman" w:cs="Times New Roman"/>
          <w:sz w:val="24"/>
          <w:szCs w:val="24"/>
        </w:rPr>
        <w:t>which is formally managed by</w:t>
      </w:r>
      <w:r w:rsidR="003F77C9">
        <w:rPr>
          <w:rFonts w:ascii="Times New Roman" w:hAnsi="Times New Roman" w:cs="Times New Roman"/>
          <w:sz w:val="24"/>
          <w:szCs w:val="24"/>
        </w:rPr>
        <w:t xml:space="preserve"> </w:t>
      </w:r>
      <w:r>
        <w:rPr>
          <w:rFonts w:ascii="Times New Roman" w:hAnsi="Times New Roman" w:cs="Times New Roman"/>
          <w:sz w:val="24"/>
          <w:szCs w:val="24"/>
        </w:rPr>
        <w:t>one o</w:t>
      </w:r>
      <w:r w:rsidRPr="00F30232">
        <w:rPr>
          <w:rFonts w:ascii="Times New Roman" w:hAnsi="Times New Roman" w:cs="Times New Roman"/>
          <w:sz w:val="24"/>
          <w:szCs w:val="24"/>
        </w:rPr>
        <w:t>f thirty</w:t>
      </w:r>
      <w:r w:rsidR="003F77C9">
        <w:rPr>
          <w:rFonts w:ascii="Times New Roman" w:hAnsi="Times New Roman" w:cs="Times New Roman"/>
          <w:sz w:val="24"/>
          <w:szCs w:val="24"/>
        </w:rPr>
        <w:t xml:space="preserve"> National Estuarine Research Reserve</w:t>
      </w:r>
      <w:r>
        <w:rPr>
          <w:rFonts w:ascii="Times New Roman" w:hAnsi="Times New Roman" w:cs="Times New Roman"/>
          <w:sz w:val="24"/>
          <w:szCs w:val="24"/>
        </w:rPr>
        <w:t>s in conjunction with the Ohio Department of Natural Resources</w:t>
      </w:r>
      <w:r w:rsidR="003F77C9">
        <w:rPr>
          <w:rFonts w:ascii="Times New Roman" w:hAnsi="Times New Roman" w:cs="Times New Roman"/>
          <w:sz w:val="24"/>
          <w:szCs w:val="24"/>
        </w:rPr>
        <w:t xml:space="preserve">. </w:t>
      </w:r>
      <w:r>
        <w:rPr>
          <w:rFonts w:ascii="Times New Roman" w:hAnsi="Times New Roman" w:cs="Times New Roman"/>
          <w:sz w:val="24"/>
          <w:szCs w:val="24"/>
        </w:rPr>
        <w:t>The estuary is approximately 61 ha in size</w:t>
      </w:r>
      <w:r w:rsidR="00682E2B">
        <w:rPr>
          <w:rFonts w:ascii="Times New Roman" w:hAnsi="Times New Roman" w:cs="Times New Roman"/>
          <w:sz w:val="24"/>
          <w:szCs w:val="24"/>
        </w:rPr>
        <w:t xml:space="preserve"> is separated from Lake Erie by a permeable sand barrier</w:t>
      </w:r>
      <w:r w:rsidR="004904D3">
        <w:rPr>
          <w:rFonts w:ascii="Times New Roman" w:hAnsi="Times New Roman" w:cs="Times New Roman"/>
          <w:sz w:val="24"/>
          <w:szCs w:val="24"/>
        </w:rPr>
        <w:t xml:space="preserve"> that can be broken </w:t>
      </w:r>
      <w:r w:rsidR="00092EE5">
        <w:rPr>
          <w:rFonts w:ascii="Times New Roman" w:hAnsi="Times New Roman" w:cs="Times New Roman"/>
          <w:sz w:val="24"/>
          <w:szCs w:val="24"/>
        </w:rPr>
        <w:t>during</w:t>
      </w:r>
      <w:r w:rsidR="004904D3">
        <w:rPr>
          <w:rFonts w:ascii="Times New Roman" w:hAnsi="Times New Roman" w:cs="Times New Roman"/>
          <w:sz w:val="24"/>
          <w:szCs w:val="24"/>
        </w:rPr>
        <w:t xml:space="preserve"> hydrologic events and on occasion human interference</w:t>
      </w:r>
      <w:r w:rsidR="00682E2B">
        <w:rPr>
          <w:rFonts w:ascii="Times New Roman" w:hAnsi="Times New Roman" w:cs="Times New Roman"/>
          <w:sz w:val="24"/>
          <w:szCs w:val="24"/>
        </w:rPr>
        <w:t>. The estuary is</w:t>
      </w:r>
      <w:r>
        <w:rPr>
          <w:rFonts w:ascii="Times New Roman" w:hAnsi="Times New Roman" w:cs="Times New Roman"/>
          <w:sz w:val="24"/>
          <w:szCs w:val="24"/>
        </w:rPr>
        <w:t xml:space="preserve"> </w:t>
      </w:r>
      <w:r w:rsidR="00F30232">
        <w:rPr>
          <w:rFonts w:ascii="Times New Roman" w:hAnsi="Times New Roman" w:cs="Times New Roman"/>
          <w:sz w:val="24"/>
          <w:szCs w:val="24"/>
        </w:rPr>
        <w:t xml:space="preserve">greatly </w:t>
      </w:r>
      <w:r>
        <w:rPr>
          <w:rFonts w:ascii="Times New Roman" w:hAnsi="Times New Roman" w:cs="Times New Roman"/>
          <w:sz w:val="24"/>
          <w:szCs w:val="24"/>
        </w:rPr>
        <w:t>influenced by the conditions of Lake Erie. During barrier break events</w:t>
      </w:r>
      <w:r w:rsidR="00682E2B">
        <w:rPr>
          <w:rFonts w:ascii="Times New Roman" w:hAnsi="Times New Roman" w:cs="Times New Roman"/>
          <w:sz w:val="24"/>
          <w:szCs w:val="24"/>
        </w:rPr>
        <w:t>, which occur mainly through differentials in water height between the estuary and Lake Erie</w:t>
      </w:r>
      <w:r>
        <w:rPr>
          <w:rFonts w:ascii="Times New Roman" w:hAnsi="Times New Roman" w:cs="Times New Roman"/>
          <w:sz w:val="24"/>
          <w:szCs w:val="24"/>
        </w:rPr>
        <w:t xml:space="preserve">, water can rapidly flow into or out of </w:t>
      </w:r>
      <w:r w:rsidR="00092EE5">
        <w:rPr>
          <w:rFonts w:ascii="Times New Roman" w:hAnsi="Times New Roman" w:cs="Times New Roman"/>
          <w:sz w:val="24"/>
          <w:szCs w:val="24"/>
        </w:rPr>
        <w:t xml:space="preserve">the </w:t>
      </w:r>
      <w:r>
        <w:rPr>
          <w:rFonts w:ascii="Times New Roman" w:hAnsi="Times New Roman" w:cs="Times New Roman"/>
          <w:sz w:val="24"/>
          <w:szCs w:val="24"/>
        </w:rPr>
        <w:t>OWC</w:t>
      </w:r>
      <w:r w:rsidR="00092EE5">
        <w:rPr>
          <w:rFonts w:ascii="Times New Roman" w:hAnsi="Times New Roman" w:cs="Times New Roman"/>
          <w:sz w:val="24"/>
          <w:szCs w:val="24"/>
        </w:rPr>
        <w:t xml:space="preserve"> estuary</w:t>
      </w:r>
      <w:r w:rsidR="00682E2B">
        <w:rPr>
          <w:rFonts w:ascii="Times New Roman" w:hAnsi="Times New Roman" w:cs="Times New Roman"/>
          <w:sz w:val="24"/>
          <w:szCs w:val="24"/>
        </w:rPr>
        <w:t xml:space="preserve">. Water levels greatly affect the type of vegetation that can grow in the estuary. In years of extremely high-water levels, the estuary is mainly open water with little vegetation growing. </w:t>
      </w:r>
      <w:r w:rsidR="00C62562">
        <w:rPr>
          <w:rFonts w:ascii="Times New Roman" w:hAnsi="Times New Roman" w:cs="Times New Roman"/>
          <w:sz w:val="24"/>
          <w:szCs w:val="24"/>
        </w:rPr>
        <w:t>In</w:t>
      </w:r>
      <w:r w:rsidR="00682E2B">
        <w:rPr>
          <w:rFonts w:ascii="Times New Roman" w:hAnsi="Times New Roman" w:cs="Times New Roman"/>
          <w:sz w:val="24"/>
          <w:szCs w:val="24"/>
        </w:rPr>
        <w:t xml:space="preserve"> years with shallower water levels, a greater variety of vegetation patches could be found in the different depth areas, including </w:t>
      </w:r>
      <w:r w:rsidR="00682E2B" w:rsidRPr="00682E2B">
        <w:rPr>
          <w:rFonts w:ascii="Times New Roman" w:hAnsi="Times New Roman" w:cs="Times New Roman"/>
          <w:sz w:val="24"/>
          <w:szCs w:val="24"/>
        </w:rPr>
        <w:t>American water lily (</w:t>
      </w:r>
      <w:r w:rsidR="00682E2B" w:rsidRPr="00C952D1">
        <w:rPr>
          <w:rFonts w:ascii="Times New Roman" w:hAnsi="Times New Roman" w:cs="Times New Roman"/>
          <w:i/>
          <w:iCs/>
          <w:sz w:val="24"/>
          <w:szCs w:val="24"/>
        </w:rPr>
        <w:t>Nymphaea odorata</w:t>
      </w:r>
      <w:r w:rsidR="00682E2B" w:rsidRPr="00682E2B">
        <w:rPr>
          <w:rFonts w:ascii="Times New Roman" w:hAnsi="Times New Roman" w:cs="Times New Roman"/>
          <w:sz w:val="24"/>
          <w:szCs w:val="24"/>
        </w:rPr>
        <w:t>), yellow lotus (</w:t>
      </w:r>
      <w:r w:rsidR="00682E2B" w:rsidRPr="00C952D1">
        <w:rPr>
          <w:rFonts w:ascii="Times New Roman" w:hAnsi="Times New Roman" w:cs="Times New Roman"/>
          <w:i/>
          <w:iCs/>
          <w:sz w:val="24"/>
          <w:szCs w:val="24"/>
        </w:rPr>
        <w:t>Nelumbo lutea</w:t>
      </w:r>
      <w:r w:rsidR="00682E2B" w:rsidRPr="00682E2B">
        <w:rPr>
          <w:rFonts w:ascii="Times New Roman" w:hAnsi="Times New Roman" w:cs="Times New Roman"/>
          <w:sz w:val="24"/>
          <w:szCs w:val="24"/>
        </w:rPr>
        <w:t xml:space="preserve">), cattail (several species and hybrids of </w:t>
      </w:r>
      <w:r w:rsidR="00682E2B" w:rsidRPr="00C952D1">
        <w:rPr>
          <w:rFonts w:ascii="Times New Roman" w:hAnsi="Times New Roman" w:cs="Times New Roman"/>
          <w:i/>
          <w:iCs/>
          <w:sz w:val="24"/>
          <w:szCs w:val="24"/>
        </w:rPr>
        <w:t>Typha</w:t>
      </w:r>
      <w:r w:rsidR="00682E2B" w:rsidRPr="00682E2B">
        <w:rPr>
          <w:rFonts w:ascii="Times New Roman" w:hAnsi="Times New Roman" w:cs="Times New Roman"/>
          <w:sz w:val="24"/>
          <w:szCs w:val="24"/>
        </w:rPr>
        <w:t>), and</w:t>
      </w:r>
      <w:r w:rsidR="00C62562">
        <w:rPr>
          <w:rFonts w:ascii="Times New Roman" w:hAnsi="Times New Roman" w:cs="Times New Roman"/>
          <w:sz w:val="24"/>
          <w:szCs w:val="24"/>
        </w:rPr>
        <w:t xml:space="preserve"> </w:t>
      </w:r>
      <w:r w:rsidR="00682E2B" w:rsidRPr="00682E2B">
        <w:rPr>
          <w:rFonts w:ascii="Times New Roman" w:hAnsi="Times New Roman" w:cs="Times New Roman"/>
          <w:sz w:val="24"/>
          <w:szCs w:val="24"/>
        </w:rPr>
        <w:t>reed (several species of Phragmites spp.)</w:t>
      </w:r>
      <w:r w:rsidR="00682E2B">
        <w:rPr>
          <w:rFonts w:ascii="Times New Roman" w:hAnsi="Times New Roman" w:cs="Times New Roman"/>
          <w:sz w:val="24"/>
          <w:szCs w:val="24"/>
        </w:rPr>
        <w:t>.</w:t>
      </w:r>
      <w:r w:rsidR="00F30232">
        <w:rPr>
          <w:rFonts w:ascii="Times New Roman" w:hAnsi="Times New Roman" w:cs="Times New Roman"/>
          <w:sz w:val="24"/>
          <w:szCs w:val="24"/>
        </w:rPr>
        <w:t xml:space="preserve"> </w:t>
      </w:r>
      <w:r w:rsidR="00C62562">
        <w:rPr>
          <w:rFonts w:ascii="Times New Roman" w:hAnsi="Times New Roman" w:cs="Times New Roman"/>
          <w:sz w:val="24"/>
          <w:szCs w:val="24"/>
        </w:rPr>
        <w:t xml:space="preserve">In recent years, the reed patches have disappeared due to rising water levels in Lake Erie </w:t>
      </w:r>
      <w:r w:rsidR="006E1F7D">
        <w:rPr>
          <w:rFonts w:ascii="Times New Roman" w:hAnsi="Times New Roman" w:cs="Times New Roman"/>
          <w:sz w:val="24"/>
          <w:szCs w:val="24"/>
        </w:rPr>
        <w:fldChar w:fldCharType="begin" w:fldLock="1"/>
      </w:r>
      <w:r w:rsidR="00A64A3C">
        <w:rPr>
          <w:rFonts w:ascii="Times New Roman" w:hAnsi="Times New Roman" w:cs="Times New Roman"/>
          <w:sz w:val="24"/>
          <w:szCs w:val="24"/>
        </w:rPr>
        <w:instrText>ADDIN CSL_CITATION {"citationItems":[{"id":"ITEM-1","itemData":{"DOI":"10.3390/rs14092107","ISSN":"20724292","abstract":"Natural wetlands are intrinsically heterogeneous and typically composed of a mosaic of ecosystem patches with different vegetation types. Hydrological and biogeochemical processes in wetlands vary strongly among these ecosystem patches. To date, most remote sensing classification approaches for wetland vegetation either rely on coarse images that cannot capture the spatial variability of wetland vegetation or rely on very-high-resolution multi-spectral images that are detailed but very sporadic in time (less than once per year). This study aimed to use NDVI time series, generated from NASA’s HLS dataset, to classify vegetation patches. We demonstrate our approach at a temperate, coastal lake, estuarine marsh. To classify vegetation patches, a standard time series library of the four land-cover patch types was built from referencing specific locations that were identified as “pure” pixels. These were identified using a single-time high-resolution image. We calculated the distance between the HLS-NDVI time series at each pixel and the “pure”-pixel standards for each land-cover type. The resulting true-positive classified rate was &gt;73% for all patch types other than water lily. The classification accuracy was higher in pixels of a more uniform composition. A set of vegetation maps was created for the years 2016 to 2020 at our research site to identify the vegetation changes at the site as it is affected by rapid water elevation increases in Lake Erie. Our results reveal how changes in water elevation have changed the patch distribution in significant ways, leading to the local extinction of cattail by 2019 and a continuous increase in the area cover of water lily patches.","author":[{"dropping-particle":"","family":"Ju","given":"Yang","non-dropping-particle":"","parse-names":false,"suffix":""},{"dropping-particle":"","family":"Bohrer","given":"Gil","non-dropping-particle":"","parse-names":false,"suffix":""}],"container-title":"Remote Sensing","id":"ITEM-1","issue":"9","issued":{"date-parts":[["2022"]]},"title":"Classification of Wetland Vegetation Based on NDVI Time Series from the HLS Dataset","type":"article-journal","volume":"14"},"uris":["http://www.mendeley.com/documents/?uuid=eeb9e1af-5d7e-42d6-a242-550778a3cf11"]},{"id":"ITEM-2","itemData":{"DOI":"10.1016/j.jhydrol.2022.128205","ISSN":"00221694","abstract":"The Great Lakes of North America are the largest unfrozen surface freshwater system in the world and many ecosystems, industries, and coastal processes are sensitive to the changes in their water levels. The water levels of the Great Lakes are primarily governed by the net basin supplies (NBS) of each lake which are the sum of over-lake precipitation and basin runoff minus lake evaporation. Recent studies projected the future NBS of the Great Lakes by dynamically downscaling General Circulation Models (GCMs) using Regional Climate Models (RCMs). However, their RCMs had been coupled to one-dimensional (1D) lake column models which lack the ability to accurately simulate the Great Lakes’ hydrodynamics and thermal structure. In this study, an ensemble of three dynamical downscalings based on the Great Lakes-Atmosphere Regional Model (GLARM) is used to project the future NBS and water level of the Great Lakes. GLARM is a three-dimensional (3D) regional climate modeling system for the Great Lakes region that two-way couples an RCM to a 3D hydrodynamic lake and ice model, making this the first study to use such an advanced model for water level projection of the Great Lakes. For the present-day climate, over-lake precipitation and lake evaporation simulated by GLARM, along with the basin runoff simulated by the GLARM-driven Large Basin Runoff Model (LBRM), track the mean seasonal cycle of the NBS components remarkably well. In particular, compared to previous studies, the most significant improvements are made in estimating the lake evaporation. For future hydroclimate, the ensemble average projects an increase in annual NBS and average annual water level for each lake. The projected NBS increase is mostly due to an increase in over-lake precipitation and basin runoff combined with a relatively smaller increase in lake evaporation. According to the ensemble average, by 2040–2049, the average annual water levels of Lake Superior, Michigan-Huron, and Erie are projected to increase by +0.19, +0.44, and +0.28 m, respectively, relative to 2010–2019. The individual downscaling cases highlight the uncertainty in climate projection, showing both increases and decreases in annual NBS and water level projection. The projected changes in the average annual water levels by 2040–2049 relative to 2010–2019 range from −0.01 to +0.32 m in Lake Superior, −0.13 to +0.80 m in Lake Michigan-Huron and −0.09 to +0.54 m in Lake Erie.","author":[{"dropping-particle":"","family":"Kayastha","given":"Miraj B.","non-dropping-particle":"","parse-names":false,"suffix":""},{"dropping-particle":"","family":"Ye","given":"Xinyu","non-dropping-particle":"","parse-names":false,"suffix":""},{"dropping-particle":"","family":"Huang","given":"Chenfu","non-dropping-particle":"","parse-names":false,"suffix":""},{"dropping-particle":"","family":"Xue","given":"Pengfei","non-dropping-particle":"","parse-names":false,"suffix":""}],"container-title":"Journal of Hydrology","id":"ITEM-2","issued":{"date-parts":[["2022"]]},"publisher":"Elsevier B.V.","title":"Future rise of the Great Lakes water levels under climate change","type":"article-journal","volume":"612"},"uris":["http://www.mendeley.com/documents/?uuid=f26c369b-7abc-4624-a075-e803898166e5"]}],"mendeley":{"formattedCitation":"(Ju and Bohrer, 2022; Kayastha et al., 2022)","plainTextFormattedCitation":"(Ju and Bohrer, 2022; Kayastha et al., 2022)","previouslyFormattedCitation":"(Ju and Bohrer, 2022; Kayastha et al., 2022)"},"properties":{"noteIndex":0},"schema":"https://github.com/citation-style-language/schema/raw/master/csl-citation.json"}</w:instrText>
      </w:r>
      <w:r w:rsidR="006E1F7D">
        <w:rPr>
          <w:rFonts w:ascii="Times New Roman" w:hAnsi="Times New Roman" w:cs="Times New Roman"/>
          <w:sz w:val="24"/>
          <w:szCs w:val="24"/>
        </w:rPr>
        <w:fldChar w:fldCharType="separate"/>
      </w:r>
      <w:r w:rsidR="00C952D1" w:rsidRPr="00C952D1">
        <w:rPr>
          <w:rFonts w:ascii="Times New Roman" w:hAnsi="Times New Roman" w:cs="Times New Roman"/>
          <w:noProof/>
          <w:sz w:val="24"/>
          <w:szCs w:val="24"/>
        </w:rPr>
        <w:t>(Ju and Bohrer, 2022; Kayastha et al., 2022)</w:t>
      </w:r>
      <w:r w:rsidR="006E1F7D">
        <w:rPr>
          <w:rFonts w:ascii="Times New Roman" w:hAnsi="Times New Roman" w:cs="Times New Roman"/>
          <w:sz w:val="24"/>
          <w:szCs w:val="24"/>
        </w:rPr>
        <w:fldChar w:fldCharType="end"/>
      </w:r>
      <w:r w:rsidR="006E1F7D">
        <w:rPr>
          <w:rFonts w:ascii="Times New Roman" w:hAnsi="Times New Roman" w:cs="Times New Roman"/>
          <w:sz w:val="24"/>
          <w:szCs w:val="24"/>
        </w:rPr>
        <w:t>.</w:t>
      </w:r>
    </w:p>
    <w:p w14:paraId="294DE7A2" w14:textId="77777777" w:rsidR="00C06147" w:rsidRDefault="00C06147" w:rsidP="008F3C59">
      <w:pPr>
        <w:rPr>
          <w:rFonts w:ascii="Times New Roman" w:hAnsi="Times New Roman" w:cs="Times New Roman"/>
          <w:sz w:val="24"/>
          <w:szCs w:val="24"/>
        </w:rPr>
      </w:pPr>
    </w:p>
    <w:p w14:paraId="456CB339" w14:textId="7839B463" w:rsidR="00C06147" w:rsidRDefault="00C06147" w:rsidP="00C06147">
      <w:pPr>
        <w:ind w:firstLine="720"/>
        <w:rPr>
          <w:rFonts w:ascii="Times New Roman" w:hAnsi="Times New Roman" w:cs="Times New Roman"/>
          <w:b/>
          <w:bCs/>
          <w:sz w:val="24"/>
          <w:szCs w:val="24"/>
        </w:rPr>
      </w:pPr>
      <w:r w:rsidRPr="00C06147">
        <w:rPr>
          <w:rFonts w:ascii="Times New Roman" w:hAnsi="Times New Roman" w:cs="Times New Roman"/>
          <w:b/>
          <w:bCs/>
          <w:sz w:val="24"/>
          <w:szCs w:val="24"/>
        </w:rPr>
        <w:t>SWAT+</w:t>
      </w:r>
    </w:p>
    <w:p w14:paraId="58CA3A04" w14:textId="2C1FAE93" w:rsidR="00C06147" w:rsidRPr="00C06147" w:rsidRDefault="00C06147" w:rsidP="00C06147">
      <w:pPr>
        <w:rPr>
          <w:rFonts w:ascii="Times New Roman" w:hAnsi="Times New Roman" w:cs="Times New Roman"/>
          <w:sz w:val="24"/>
          <w:szCs w:val="24"/>
        </w:rPr>
      </w:pPr>
      <w:r>
        <w:rPr>
          <w:rFonts w:ascii="Times New Roman" w:hAnsi="Times New Roman" w:cs="Times New Roman"/>
          <w:sz w:val="24"/>
          <w:szCs w:val="24"/>
        </w:rPr>
        <w:t>In this study, we employed the Soil and Water Assessment Tool for use in building the Old Woman Creek watershed and estuary model.</w:t>
      </w:r>
      <w:r w:rsidR="00A61768">
        <w:rPr>
          <w:rFonts w:ascii="Times New Roman" w:hAnsi="Times New Roman" w:cs="Times New Roman"/>
          <w:sz w:val="24"/>
          <w:szCs w:val="24"/>
        </w:rPr>
        <w:t xml:space="preserve"> SWAT is a physically based watershed model that runs at the daily time-step and requires, at-minimum, inputs of land-use and land cover, soil type, and topography </w:t>
      </w:r>
      <w:r w:rsidR="00A61768">
        <w:rPr>
          <w:rFonts w:ascii="Times New Roman" w:hAnsi="Times New Roman" w:cs="Times New Roman"/>
          <w:sz w:val="24"/>
          <w:szCs w:val="24"/>
        </w:rPr>
        <w:fldChar w:fldCharType="begin" w:fldLock="1"/>
      </w:r>
      <w:r w:rsidR="00A61768">
        <w:rPr>
          <w:rFonts w:ascii="Times New Roman" w:hAnsi="Times New Roman" w:cs="Times New Roman"/>
          <w:sz w:val="24"/>
          <w:szCs w:val="24"/>
        </w:rPr>
        <w:instrText>ADDIN CSL_CITATION {"citationItems":[{"id":"ITEM-1","itemData":{"DOI":"10.1007/978-0-387-35973-1_1231","ISBN":"978-0-387-30858-6","ISSN":"0041-1655","author":[{"dropping-particle":"","family":"Arnold","given":"J G","non-dropping-particle":"","parse-names":false,"suffix":""},{"dropping-particle":"","family":"Kiniry","given":"J R","non-dropping-particle":"","parse-names":false,"suffix":""},{"dropping-particle":"","family":"Srinivasan","given":"R","non-dropping-particle":"","parse-names":false,"suffix":""},{"dropping-particle":"","family":"Williams","given":"J R","non-dropping-particle":"","parse-names":false,"suffix":""},{"dropping-particle":"","family":"Haney","given":"E B","non-dropping-particle":"","parse-names":false,"suffix":""}],"id":"ITEM-1","issued":{"date-parts":[["2012"]]},"publisher":"Texas Water Resources Institute","title":"Soil and Water Assessment Tool (SWAT) User's Manual, Version 2012","type":"book"},"uris":["http://www.mendeley.com/documents/?uuid=d81cbc3c-1d63-4a2d-bd56-5888383ac338"]}],"mendeley":{"formattedCitation":"(Arnold et al., 2012)","plainTextFormattedCitation":"(Arnold et al., 2012)","previouslyFormattedCitation":"(Arnold et al., 2012)"},"properties":{"noteIndex":0},"schema":"https://github.com/citation-style-language/schema/raw/master/csl-citation.json"}</w:instrText>
      </w:r>
      <w:r w:rsidR="00A61768">
        <w:rPr>
          <w:rFonts w:ascii="Times New Roman" w:hAnsi="Times New Roman" w:cs="Times New Roman"/>
          <w:sz w:val="24"/>
          <w:szCs w:val="24"/>
        </w:rPr>
        <w:fldChar w:fldCharType="separate"/>
      </w:r>
      <w:r w:rsidR="00A61768" w:rsidRPr="00A61768">
        <w:rPr>
          <w:rFonts w:ascii="Times New Roman" w:hAnsi="Times New Roman" w:cs="Times New Roman"/>
          <w:noProof/>
          <w:sz w:val="24"/>
          <w:szCs w:val="24"/>
        </w:rPr>
        <w:t>(Arnold et al., 2012)</w:t>
      </w:r>
      <w:r w:rsidR="00A61768">
        <w:rPr>
          <w:rFonts w:ascii="Times New Roman" w:hAnsi="Times New Roman" w:cs="Times New Roman"/>
          <w:sz w:val="24"/>
          <w:szCs w:val="24"/>
        </w:rPr>
        <w:fldChar w:fldCharType="end"/>
      </w:r>
      <w:r w:rsidR="00A61768">
        <w:rPr>
          <w:rFonts w:ascii="Times New Roman" w:hAnsi="Times New Roman" w:cs="Times New Roman"/>
          <w:sz w:val="24"/>
          <w:szCs w:val="24"/>
        </w:rPr>
        <w:t>.</w:t>
      </w:r>
      <w:r>
        <w:rPr>
          <w:rFonts w:ascii="Times New Roman" w:hAnsi="Times New Roman" w:cs="Times New Roman"/>
          <w:sz w:val="24"/>
          <w:szCs w:val="24"/>
        </w:rPr>
        <w:t xml:space="preserve"> SWAT is widely used in the Midwest region because of its ability to represent complex agricultural land-management and predict nutrient and sediment loss well </w:t>
      </w:r>
      <w:r w:rsidR="00A61768">
        <w:rPr>
          <w:rFonts w:ascii="Times New Roman" w:hAnsi="Times New Roman" w:cs="Times New Roman"/>
          <w:sz w:val="24"/>
          <w:szCs w:val="24"/>
        </w:rPr>
        <w:fldChar w:fldCharType="begin" w:fldLock="1"/>
      </w:r>
      <w:r w:rsidR="00A525FE">
        <w:rPr>
          <w:rFonts w:ascii="Times New Roman" w:hAnsi="Times New Roman" w:cs="Times New Roman"/>
          <w:sz w:val="24"/>
          <w:szCs w:val="24"/>
        </w:rPr>
        <w:instrText>ADDIN CSL_CITATION {"citationItems":[{"id":"ITEM-1","itemData":{"DOI":"10.1016/j.envsoft.2014.07.004","ISSN":"13648152","abstract":"Selection of strategies that help reduce riverine inputs requires numerical models that accurately quantify hydrologic processes. While numerous models exist, information on how to evaluate and select the most robust models is limited. Toward this end, we developed a comprehensive approach that helps evaluate watershed models in their ability to simulate flow regimes critical to downstream ecosystem services. We demonstrated the method using the Soil and Water Assessment Tool (SWAT), the Hydrological Simulation Program-FORTRAN (HSPF) model, and Distributed Large Basin Runoff Model (DLBRM) applied to the Maumee River Basin (USA). The approach helped in identifying that each model simulated flows within acceptable ranges. However, each was limited in its ability to simulate flows triggered by extreme weather events, owing to algorithms not being optimized for such events and mismatched physiographic watershed conditions. Ultimately, we found HSPF to best predict river flow, whereas SWAT offered the most flexibility for evaluating agricultural management practices. © 2014 Elsevier Ltd.","author":[{"dropping-particle":"","family":"Gebremariam","given":"Seyoum Y.","non-dropping-particle":"","parse-names":false,"suffix":""},{"dropping-particle":"","family":"Martin","given":"Jay F.","non-dropping-particle":"","parse-names":false,"suffix":""},{"dropping-particle":"","family":"DeMarchi","given":"Carlo","non-dropping-particle":"","parse-names":false,"suffix":""},{"dropping-particle":"","family":"Bosch","given":"Nathan S.","non-dropping-particle":"","parse-names":false,"suffix":""},{"dropping-particle":"","family":"Confesor","given":"Remegio","non-dropping-particle":"","parse-names":false,"suffix":""},{"dropping-particle":"","family":"Ludsin","given":"Stuart A.","non-dropping-particle":"","parse-names":false,"suffix":""}],"container-title":"Environmental Modelling and Software","id":"ITEM-1","issued":{"date-parts":[["2014"]]},"page":"121-134","publisher":"Elsevier Ltd","title":"A comprehensive approach to evaluating watershed models for predicting river flow regimes critical to downstream ecosystem services","type":"article-journal","volume":"61"},"uris":["http://www.mendeley.com/documents/?uuid=c0b7fadb-1830-4b94-877c-c2031bda1935"]}],"mendeley":{"formattedCitation":"(Gebremariam et al., 2014)","plainTextFormattedCitation":"(Gebremariam et al., 2014)","previouslyFormattedCitation":"(Gebremariam et al., 2014)"},"properties":{"noteIndex":0},"schema":"https://github.com/citation-style-language/schema/raw/master/csl-citation.json"}</w:instrText>
      </w:r>
      <w:r w:rsidR="00A61768">
        <w:rPr>
          <w:rFonts w:ascii="Times New Roman" w:hAnsi="Times New Roman" w:cs="Times New Roman"/>
          <w:sz w:val="24"/>
          <w:szCs w:val="24"/>
        </w:rPr>
        <w:fldChar w:fldCharType="separate"/>
      </w:r>
      <w:r w:rsidR="00A61768" w:rsidRPr="00A61768">
        <w:rPr>
          <w:rFonts w:ascii="Times New Roman" w:hAnsi="Times New Roman" w:cs="Times New Roman"/>
          <w:noProof/>
          <w:sz w:val="24"/>
          <w:szCs w:val="24"/>
        </w:rPr>
        <w:t>(Gebremariam et al., 2014)</w:t>
      </w:r>
      <w:r w:rsidR="00A61768">
        <w:rPr>
          <w:rFonts w:ascii="Times New Roman" w:hAnsi="Times New Roman" w:cs="Times New Roman"/>
          <w:sz w:val="24"/>
          <w:szCs w:val="24"/>
        </w:rPr>
        <w:fldChar w:fldCharType="end"/>
      </w:r>
      <w:r w:rsidR="00A61768">
        <w:rPr>
          <w:rFonts w:ascii="Times New Roman" w:hAnsi="Times New Roman" w:cs="Times New Roman"/>
          <w:sz w:val="24"/>
          <w:szCs w:val="24"/>
        </w:rPr>
        <w:t>.</w:t>
      </w:r>
      <w:r>
        <w:rPr>
          <w:rFonts w:ascii="Times New Roman" w:hAnsi="Times New Roman" w:cs="Times New Roman"/>
          <w:sz w:val="24"/>
          <w:szCs w:val="24"/>
        </w:rPr>
        <w:t xml:space="preserve"> We used the latest version of SWAT, SWAT+</w:t>
      </w:r>
      <w:r w:rsidR="00A525FE">
        <w:rPr>
          <w:rFonts w:ascii="Times New Roman" w:hAnsi="Times New Roman" w:cs="Times New Roman"/>
          <w:sz w:val="24"/>
          <w:szCs w:val="24"/>
        </w:rPr>
        <w:t xml:space="preserve"> (version 60.5.5, see SI for </w:t>
      </w:r>
      <w:r w:rsidR="006E1F7D">
        <w:rPr>
          <w:rFonts w:ascii="Times New Roman" w:hAnsi="Times New Roman" w:cs="Times New Roman"/>
          <w:sz w:val="24"/>
          <w:szCs w:val="24"/>
        </w:rPr>
        <w:t>source code modifications</w:t>
      </w:r>
      <w:r w:rsidR="00A525FE">
        <w:rPr>
          <w:rFonts w:ascii="Times New Roman" w:hAnsi="Times New Roman" w:cs="Times New Roman"/>
          <w:sz w:val="24"/>
          <w:szCs w:val="24"/>
        </w:rPr>
        <w:t>)</w:t>
      </w:r>
      <w:r>
        <w:rPr>
          <w:rFonts w:ascii="Times New Roman" w:hAnsi="Times New Roman" w:cs="Times New Roman"/>
          <w:sz w:val="24"/>
          <w:szCs w:val="24"/>
        </w:rPr>
        <w:t xml:space="preserve">, which is considerable update to the previous SWAT 2012. </w:t>
      </w:r>
      <w:r w:rsidR="00100757">
        <w:rPr>
          <w:rFonts w:ascii="Times New Roman" w:hAnsi="Times New Roman" w:cs="Times New Roman"/>
          <w:sz w:val="24"/>
          <w:szCs w:val="24"/>
        </w:rPr>
        <w:t xml:space="preserve">The advantage of </w:t>
      </w:r>
      <w:r>
        <w:rPr>
          <w:rFonts w:ascii="Times New Roman" w:hAnsi="Times New Roman" w:cs="Times New Roman"/>
          <w:sz w:val="24"/>
          <w:szCs w:val="24"/>
        </w:rPr>
        <w:t xml:space="preserve">SWAT+ </w:t>
      </w:r>
      <w:r w:rsidR="00100757">
        <w:rPr>
          <w:rFonts w:ascii="Times New Roman" w:hAnsi="Times New Roman" w:cs="Times New Roman"/>
          <w:sz w:val="24"/>
          <w:szCs w:val="24"/>
        </w:rPr>
        <w:t>lies in its</w:t>
      </w:r>
      <w:r>
        <w:rPr>
          <w:rFonts w:ascii="Times New Roman" w:hAnsi="Times New Roman" w:cs="Times New Roman"/>
          <w:sz w:val="24"/>
          <w:szCs w:val="24"/>
        </w:rPr>
        <w:t xml:space="preserve"> flexibility in linking spatial objects</w:t>
      </w:r>
      <w:r w:rsidR="00100757">
        <w:rPr>
          <w:rFonts w:ascii="Times New Roman" w:hAnsi="Times New Roman" w:cs="Times New Roman"/>
          <w:sz w:val="24"/>
          <w:szCs w:val="24"/>
        </w:rPr>
        <w:t xml:space="preserve"> </w:t>
      </w:r>
      <w:r w:rsidR="00100757">
        <w:rPr>
          <w:rFonts w:ascii="Times New Roman" w:hAnsi="Times New Roman" w:cs="Times New Roman"/>
          <w:sz w:val="24"/>
          <w:szCs w:val="24"/>
        </w:rPr>
        <w:fldChar w:fldCharType="begin" w:fldLock="1"/>
      </w:r>
      <w:r w:rsidR="00A61768">
        <w:rPr>
          <w:rFonts w:ascii="Times New Roman" w:hAnsi="Times New Roman" w:cs="Times New Roman"/>
          <w:sz w:val="24"/>
          <w:szCs w:val="24"/>
        </w:rPr>
        <w:instrText>ADDIN CSL_CITATION {"citationItems":[{"id":"ITEM-1","itemData":{"DOI":"10.1111/1752-1688.12482","ISSN":"17521688","abstract":"SWAT+ is a completely restructured version of the Soil and Water Assessment Tool (SWAT) that was developed to face present and future challenges in water resources modeling and management and to meet the needs of the worldwide user community. It is expected to improve code development and maintenance; support data availability, analysis, and visualization; and enhance the model's capabilities in terms of the spatial representation of elements and processes within watersheds. The most important change is the implementation of landscape units and flow and pollutant routing across the landscape. Also, SWAT+ offers more flexibility than SWAT in defining management schedules, routing constituents, and connecting managed flow systems to the natural stream network. To test the basic hydrologic function of SWAT+, it was applied to the Little River Experimental Watershed (Georgia) without enhanced overland routing and compared with previous models. SWAT+ gave similar results and inaccuracies as these models did for streamflow and water balance. Taking full advantage of the new capabilities of SWAT+ regarding watershed discretization and landscape and river interactions is expected to improve simulations in future studies. While many capabilities of SWAT have already been enhanced in SWAT+ and new capabilities have been added, the model will continue to evolve in response to advancements in scientific knowledge and the demands of the growing worldwide user community. Editor's note: This paper is part of the featured series on SWAT Applications for Emerging Hydrologic and Water Quality Challenges. See the February 2017 issue for the introduction and background to the series.","author":[{"dropping-particle":"","family":"Bieger","given":"Katrin","non-dropping-particle":"","parse-names":false,"suffix":""},{"dropping-particle":"","family":"Arnold","given":"Jeffrey G.","non-dropping-particle":"","parse-names":false,"suffix":""},{"dropping-particle":"","family":"Rathjens","given":"Hendrik","non-dropping-particle":"","parse-names":false,"suffix":""},{"dropping-particle":"","family":"White","given":"Michael J.","non-dropping-particle":"","parse-names":false,"suffix":""},{"dropping-particle":"","family":"Bosch","given":"David D.","non-dropping-particle":"","parse-names":false,"suffix":""},{"dropping-particle":"","family":"Allen","given":"Peter M.","non-dropping-particle":"","parse-names":false,"suffix":""},{"dropping-particle":"","family":"Volk","given":"Martin","non-dropping-particle":"","parse-names":false,"suffix":""},{"dropping-particle":"","family":"Srinivasan","given":"Raghavan","non-dropping-particle":"","parse-names":false,"suffix":""}],"container-title":"Journal of the American Water Resources Association","id":"ITEM-1","issue":"1","issued":{"date-parts":[["2017"]]},"page":"115-130","title":"Introduction to SWAT+, A Completely Restructured Version of the Soil and Water Assessment Tool","type":"article-journal","volume":"53"},"uris":["http://www.mendeley.com/documents/?uuid=24d72dd1-1abd-472f-bb0f-a4a333fa871d"]}],"mendeley":{"formattedCitation":"(Bieger et al., 2017)","plainTextFormattedCitation":"(Bieger et al., 2017)","previouslyFormattedCitation":"(Bieger et al., 2017)"},"properties":{"noteIndex":0},"schema":"https://github.com/citation-style-language/schema/raw/master/csl-citation.json"}</w:instrText>
      </w:r>
      <w:r w:rsidR="00100757">
        <w:rPr>
          <w:rFonts w:ascii="Times New Roman" w:hAnsi="Times New Roman" w:cs="Times New Roman"/>
          <w:sz w:val="24"/>
          <w:szCs w:val="24"/>
        </w:rPr>
        <w:fldChar w:fldCharType="separate"/>
      </w:r>
      <w:r w:rsidR="00100757" w:rsidRPr="00100757">
        <w:rPr>
          <w:rFonts w:ascii="Times New Roman" w:hAnsi="Times New Roman" w:cs="Times New Roman"/>
          <w:noProof/>
          <w:sz w:val="24"/>
          <w:szCs w:val="24"/>
        </w:rPr>
        <w:t>(Bieger et al., 2017)</w:t>
      </w:r>
      <w:r w:rsidR="00100757">
        <w:rPr>
          <w:rFonts w:ascii="Times New Roman" w:hAnsi="Times New Roman" w:cs="Times New Roman"/>
          <w:sz w:val="24"/>
          <w:szCs w:val="24"/>
        </w:rPr>
        <w:fldChar w:fldCharType="end"/>
      </w:r>
      <w:r>
        <w:rPr>
          <w:rFonts w:ascii="Times New Roman" w:hAnsi="Times New Roman" w:cs="Times New Roman"/>
          <w:sz w:val="24"/>
          <w:szCs w:val="24"/>
        </w:rPr>
        <w:t xml:space="preserve">, which was </w:t>
      </w:r>
      <w:r w:rsidR="00FC7309">
        <w:rPr>
          <w:rFonts w:ascii="Times New Roman" w:hAnsi="Times New Roman" w:cs="Times New Roman"/>
          <w:sz w:val="24"/>
          <w:szCs w:val="24"/>
        </w:rPr>
        <w:t>particularly suitable for</w:t>
      </w:r>
      <w:r w:rsidR="00A61768">
        <w:rPr>
          <w:rFonts w:ascii="Times New Roman" w:hAnsi="Times New Roman" w:cs="Times New Roman"/>
          <w:sz w:val="24"/>
          <w:szCs w:val="24"/>
        </w:rPr>
        <w:t xml:space="preserve"> </w:t>
      </w:r>
      <w:r w:rsidR="00100757">
        <w:rPr>
          <w:rFonts w:ascii="Times New Roman" w:hAnsi="Times New Roman" w:cs="Times New Roman"/>
          <w:sz w:val="24"/>
          <w:szCs w:val="24"/>
        </w:rPr>
        <w:t>the configuration of the estuary into unique vegetation patches.</w:t>
      </w:r>
      <w:r w:rsidR="00A525FE">
        <w:rPr>
          <w:rFonts w:ascii="Times New Roman" w:hAnsi="Times New Roman" w:cs="Times New Roman"/>
          <w:sz w:val="24"/>
          <w:szCs w:val="24"/>
        </w:rPr>
        <w:t xml:space="preserve"> </w:t>
      </w:r>
    </w:p>
    <w:p w14:paraId="7F1F4ADA" w14:textId="4D5790EB" w:rsidR="004A653D" w:rsidRDefault="003E4C55" w:rsidP="008F3C59">
      <w:pPr>
        <w:rPr>
          <w:rFonts w:ascii="Times New Roman" w:hAnsi="Times New Roman" w:cs="Times New Roman"/>
          <w:sz w:val="24"/>
          <w:szCs w:val="24"/>
        </w:rPr>
      </w:pPr>
      <w:r w:rsidRPr="004A653D">
        <w:rPr>
          <w:rFonts w:ascii="Times New Roman" w:hAnsi="Times New Roman" w:cs="Times New Roman"/>
          <w:sz w:val="24"/>
          <w:szCs w:val="24"/>
        </w:rPr>
        <w:t xml:space="preserve">The OWC-SWAT+ model was built using </w:t>
      </w:r>
      <w:r w:rsidR="00011639" w:rsidRPr="004A653D">
        <w:rPr>
          <w:rFonts w:ascii="Times New Roman" w:hAnsi="Times New Roman" w:cs="Times New Roman"/>
          <w:sz w:val="24"/>
          <w:szCs w:val="24"/>
        </w:rPr>
        <w:t>10</w:t>
      </w:r>
      <w:r w:rsidRPr="004A653D">
        <w:rPr>
          <w:rFonts w:ascii="Times New Roman" w:hAnsi="Times New Roman" w:cs="Times New Roman"/>
          <w:sz w:val="24"/>
          <w:szCs w:val="24"/>
        </w:rPr>
        <w:t>-m resolution elevation data (</w:t>
      </w:r>
      <w:r w:rsidR="00011639" w:rsidRPr="004A653D">
        <w:rPr>
          <w:rFonts w:ascii="Times New Roman" w:hAnsi="Times New Roman" w:cs="Times New Roman"/>
          <w:sz w:val="24"/>
          <w:szCs w:val="24"/>
        </w:rPr>
        <w:t xml:space="preserve">USGS </w:t>
      </w:r>
      <w:proofErr w:type="spellStart"/>
      <w:r w:rsidR="00011639" w:rsidRPr="004A653D">
        <w:rPr>
          <w:rFonts w:ascii="Times New Roman" w:hAnsi="Times New Roman" w:cs="Times New Roman"/>
          <w:sz w:val="24"/>
          <w:szCs w:val="24"/>
        </w:rPr>
        <w:t>NHDplus</w:t>
      </w:r>
      <w:proofErr w:type="spellEnd"/>
      <w:r w:rsidR="001E4A9B" w:rsidRPr="004A653D">
        <w:rPr>
          <w:rFonts w:ascii="Times New Roman" w:hAnsi="Times New Roman" w:cs="Times New Roman"/>
          <w:sz w:val="24"/>
          <w:szCs w:val="24"/>
        </w:rPr>
        <w:t>, 2020</w:t>
      </w:r>
      <w:r w:rsidRPr="004A653D">
        <w:rPr>
          <w:rFonts w:ascii="Times New Roman" w:hAnsi="Times New Roman" w:cs="Times New Roman"/>
          <w:sz w:val="24"/>
          <w:szCs w:val="24"/>
        </w:rPr>
        <w:t>), county- based soils data (SSURGO, 20</w:t>
      </w:r>
      <w:r w:rsidR="00B64CF1" w:rsidRPr="004A653D">
        <w:rPr>
          <w:rFonts w:ascii="Times New Roman" w:hAnsi="Times New Roman" w:cs="Times New Roman"/>
          <w:sz w:val="24"/>
          <w:szCs w:val="24"/>
        </w:rPr>
        <w:t>20</w:t>
      </w:r>
      <w:r w:rsidRPr="004A653D">
        <w:rPr>
          <w:rFonts w:ascii="Times New Roman" w:hAnsi="Times New Roman" w:cs="Times New Roman"/>
          <w:sz w:val="24"/>
          <w:szCs w:val="24"/>
        </w:rPr>
        <w:t>), 30-m resolution gridded land use data (NASS-CDL, 20</w:t>
      </w:r>
      <w:r w:rsidR="004A653D">
        <w:rPr>
          <w:rFonts w:ascii="Times New Roman" w:hAnsi="Times New Roman" w:cs="Times New Roman"/>
          <w:sz w:val="24"/>
          <w:szCs w:val="24"/>
        </w:rPr>
        <w:t>17</w:t>
      </w:r>
      <w:r w:rsidRPr="004A653D">
        <w:rPr>
          <w:rFonts w:ascii="Times New Roman" w:hAnsi="Times New Roman" w:cs="Times New Roman"/>
          <w:sz w:val="24"/>
          <w:szCs w:val="24"/>
        </w:rPr>
        <w:t>)</w:t>
      </w:r>
      <w:r w:rsidR="00B64CF1" w:rsidRPr="004A653D">
        <w:rPr>
          <w:rFonts w:ascii="Times New Roman" w:hAnsi="Times New Roman" w:cs="Times New Roman"/>
          <w:sz w:val="24"/>
          <w:szCs w:val="24"/>
        </w:rPr>
        <w:t xml:space="preserve">. Historical climate data was derived from two sources: </w:t>
      </w:r>
      <w:r w:rsidR="00ED5EA8" w:rsidRPr="004A653D">
        <w:rPr>
          <w:rFonts w:ascii="Times New Roman" w:hAnsi="Times New Roman" w:cs="Times New Roman"/>
          <w:sz w:val="24"/>
          <w:szCs w:val="24"/>
        </w:rPr>
        <w:t>the</w:t>
      </w:r>
      <w:r w:rsidR="00B64CF1" w:rsidRPr="004A653D">
        <w:rPr>
          <w:rFonts w:ascii="Times New Roman" w:hAnsi="Times New Roman" w:cs="Times New Roman"/>
          <w:sz w:val="24"/>
          <w:szCs w:val="24"/>
        </w:rPr>
        <w:t xml:space="preserve"> </w:t>
      </w:r>
      <w:r w:rsidR="00C06147" w:rsidRPr="004A653D">
        <w:rPr>
          <w:rFonts w:ascii="Times New Roman" w:hAnsi="Times New Roman" w:cs="Times New Roman"/>
          <w:sz w:val="24"/>
          <w:szCs w:val="24"/>
        </w:rPr>
        <w:t xml:space="preserve">NOAA </w:t>
      </w:r>
      <w:r w:rsidR="00B64CF1" w:rsidRPr="004A653D">
        <w:rPr>
          <w:rFonts w:ascii="Times New Roman" w:hAnsi="Times New Roman" w:cs="Times New Roman"/>
          <w:sz w:val="24"/>
          <w:szCs w:val="24"/>
        </w:rPr>
        <w:t>meteorological station at the OWC NERR</w:t>
      </w:r>
      <w:r w:rsidR="004A653D" w:rsidRPr="004A653D">
        <w:rPr>
          <w:rFonts w:ascii="Times New Roman" w:hAnsi="Times New Roman" w:cs="Times New Roman"/>
          <w:sz w:val="24"/>
          <w:szCs w:val="24"/>
        </w:rPr>
        <w:t xml:space="preserve"> (NERRS, 2021)</w:t>
      </w:r>
      <w:r w:rsidR="00B64CF1" w:rsidRPr="004A653D">
        <w:rPr>
          <w:rFonts w:ascii="Times New Roman" w:hAnsi="Times New Roman" w:cs="Times New Roman"/>
          <w:sz w:val="24"/>
          <w:szCs w:val="24"/>
        </w:rPr>
        <w:t xml:space="preserve"> and </w:t>
      </w:r>
      <w:r w:rsidR="00ED5EA8" w:rsidRPr="004A653D">
        <w:rPr>
          <w:rFonts w:ascii="Times New Roman" w:hAnsi="Times New Roman" w:cs="Times New Roman"/>
          <w:sz w:val="24"/>
          <w:szCs w:val="24"/>
        </w:rPr>
        <w:t>the CoCoRaHS station at Berlin Heights (OH-ER-11).</w:t>
      </w:r>
      <w:r w:rsidR="004A653D">
        <w:rPr>
          <w:rFonts w:ascii="Times New Roman" w:hAnsi="Times New Roman" w:cs="Times New Roman"/>
          <w:sz w:val="24"/>
          <w:szCs w:val="24"/>
        </w:rPr>
        <w:t xml:space="preserve"> Temperature data was collected from the OWC NERR </w:t>
      </w:r>
      <w:r w:rsidR="00AC2B0E">
        <w:rPr>
          <w:rFonts w:ascii="Times New Roman" w:hAnsi="Times New Roman" w:cs="Times New Roman"/>
          <w:sz w:val="24"/>
          <w:szCs w:val="24"/>
        </w:rPr>
        <w:t>meteorological</w:t>
      </w:r>
      <w:r w:rsidR="004A653D">
        <w:rPr>
          <w:rFonts w:ascii="Times New Roman" w:hAnsi="Times New Roman" w:cs="Times New Roman"/>
          <w:sz w:val="24"/>
          <w:szCs w:val="24"/>
        </w:rPr>
        <w:t xml:space="preserve"> station (NERRS, 2021) and precipitation data was combined from the OWC NERR and a </w:t>
      </w:r>
      <w:r w:rsidR="004A653D" w:rsidRPr="004A653D">
        <w:rPr>
          <w:rFonts w:ascii="Times New Roman" w:hAnsi="Times New Roman" w:cs="Times New Roman"/>
          <w:sz w:val="24"/>
          <w:szCs w:val="24"/>
        </w:rPr>
        <w:t>CoCoRaHS station at Berlin Heights (OH-ER-11)</w:t>
      </w:r>
      <w:r w:rsidR="004A653D">
        <w:rPr>
          <w:rFonts w:ascii="Times New Roman" w:hAnsi="Times New Roman" w:cs="Times New Roman"/>
          <w:sz w:val="24"/>
          <w:szCs w:val="24"/>
        </w:rPr>
        <w:t>. Precipitation data from the OWC NERR was used from 2009 until the CoCoRaHS station came online in March 2012. D</w:t>
      </w:r>
      <w:r w:rsidR="00B85A08">
        <w:rPr>
          <w:rFonts w:ascii="Times New Roman" w:hAnsi="Times New Roman" w:cs="Times New Roman"/>
          <w:sz w:val="24"/>
          <w:szCs w:val="24"/>
        </w:rPr>
        <w:t>aily d</w:t>
      </w:r>
      <w:r w:rsidR="004A653D">
        <w:rPr>
          <w:rFonts w:ascii="Times New Roman" w:hAnsi="Times New Roman" w:cs="Times New Roman"/>
          <w:sz w:val="24"/>
          <w:szCs w:val="24"/>
        </w:rPr>
        <w:t>istribution of a rainfall event at the OWC NERR was used to gap fill the CoCoRaHS data when a sample precipitation total represented multiple days.</w:t>
      </w:r>
    </w:p>
    <w:p w14:paraId="6310333C" w14:textId="378FC963" w:rsidR="00EC2344" w:rsidRPr="008F3C59" w:rsidRDefault="008F3C59" w:rsidP="008F3C59">
      <w:pPr>
        <w:rPr>
          <w:rFonts w:ascii="Times New Roman" w:hAnsi="Times New Roman" w:cs="Times New Roman"/>
          <w:sz w:val="24"/>
          <w:szCs w:val="24"/>
        </w:rPr>
      </w:pPr>
      <w:r>
        <w:rPr>
          <w:rFonts w:ascii="Times New Roman" w:hAnsi="Times New Roman" w:cs="Times New Roman"/>
          <w:sz w:val="24"/>
          <w:szCs w:val="24"/>
        </w:rPr>
        <w:t xml:space="preserve">The model was calibrated and validated to </w:t>
      </w:r>
      <w:r w:rsidR="007D2A82">
        <w:rPr>
          <w:rFonts w:ascii="Times New Roman" w:hAnsi="Times New Roman" w:cs="Times New Roman"/>
          <w:sz w:val="24"/>
          <w:szCs w:val="24"/>
        </w:rPr>
        <w:t>eight</w:t>
      </w:r>
      <w:r>
        <w:rPr>
          <w:rFonts w:ascii="Times New Roman" w:hAnsi="Times New Roman" w:cs="Times New Roman"/>
          <w:sz w:val="24"/>
          <w:szCs w:val="24"/>
        </w:rPr>
        <w:t xml:space="preserve"> years of daily observed data. </w:t>
      </w:r>
      <w:r w:rsidR="00EC2344">
        <w:rPr>
          <w:rFonts w:ascii="Times New Roman" w:hAnsi="Times New Roman" w:cs="Times New Roman"/>
          <w:sz w:val="24"/>
          <w:szCs w:val="24"/>
        </w:rPr>
        <w:t>We</w:t>
      </w:r>
      <w:r>
        <w:rPr>
          <w:rFonts w:ascii="Times New Roman" w:hAnsi="Times New Roman" w:cs="Times New Roman"/>
          <w:sz w:val="24"/>
          <w:szCs w:val="24"/>
        </w:rPr>
        <w:t xml:space="preserve"> use</w:t>
      </w:r>
      <w:r w:rsidR="00EC2344">
        <w:rPr>
          <w:rFonts w:ascii="Times New Roman" w:hAnsi="Times New Roman" w:cs="Times New Roman"/>
          <w:sz w:val="24"/>
          <w:szCs w:val="24"/>
        </w:rPr>
        <w:t>d</w:t>
      </w:r>
      <w:r>
        <w:rPr>
          <w:rFonts w:ascii="Times New Roman" w:hAnsi="Times New Roman" w:cs="Times New Roman"/>
          <w:sz w:val="24"/>
          <w:szCs w:val="24"/>
        </w:rPr>
        <w:t xml:space="preserve"> </w:t>
      </w:r>
      <w:r w:rsidR="007D2A82">
        <w:rPr>
          <w:rFonts w:ascii="Times New Roman" w:hAnsi="Times New Roman" w:cs="Times New Roman"/>
          <w:sz w:val="24"/>
          <w:szCs w:val="24"/>
        </w:rPr>
        <w:t>eight</w:t>
      </w:r>
      <w:r>
        <w:rPr>
          <w:rFonts w:ascii="Times New Roman" w:hAnsi="Times New Roman" w:cs="Times New Roman"/>
          <w:sz w:val="24"/>
          <w:szCs w:val="24"/>
        </w:rPr>
        <w:t xml:space="preserve"> years of daily discharge data at Berlin Rd. (</w:t>
      </w:r>
      <w:r w:rsidR="00B315D6">
        <w:rPr>
          <w:rFonts w:ascii="Times New Roman" w:hAnsi="Times New Roman" w:cs="Times New Roman"/>
          <w:sz w:val="24"/>
          <w:szCs w:val="24"/>
        </w:rPr>
        <w:t xml:space="preserve">USGS </w:t>
      </w:r>
      <w:r>
        <w:rPr>
          <w:rFonts w:ascii="Times New Roman" w:hAnsi="Times New Roman" w:cs="Times New Roman"/>
          <w:sz w:val="24"/>
          <w:szCs w:val="24"/>
        </w:rPr>
        <w:t>#</w:t>
      </w:r>
      <w:r w:rsidRPr="008F3C59">
        <w:rPr>
          <w:rFonts w:ascii="Times New Roman" w:hAnsi="Times New Roman" w:cs="Times New Roman"/>
          <w:sz w:val="24"/>
          <w:szCs w:val="24"/>
        </w:rPr>
        <w:t>04199155</w:t>
      </w:r>
      <w:r>
        <w:rPr>
          <w:rFonts w:ascii="Times New Roman" w:hAnsi="Times New Roman" w:cs="Times New Roman"/>
          <w:sz w:val="24"/>
          <w:szCs w:val="24"/>
        </w:rPr>
        <w:t xml:space="preserve">) and </w:t>
      </w:r>
      <w:r w:rsidR="007D2A82">
        <w:rPr>
          <w:rFonts w:ascii="Times New Roman" w:hAnsi="Times New Roman" w:cs="Times New Roman"/>
          <w:sz w:val="24"/>
          <w:szCs w:val="24"/>
        </w:rPr>
        <w:t xml:space="preserve">five </w:t>
      </w:r>
      <w:r>
        <w:rPr>
          <w:rFonts w:ascii="Times New Roman" w:hAnsi="Times New Roman" w:cs="Times New Roman"/>
          <w:sz w:val="24"/>
          <w:szCs w:val="24"/>
        </w:rPr>
        <w:t xml:space="preserve">years of daily water quality data at both Berlin Rd. and the outlet of the estuary </w:t>
      </w:r>
      <w:r w:rsidR="006E1F7D">
        <w:rPr>
          <w:rFonts w:ascii="Times New Roman" w:hAnsi="Times New Roman" w:cs="Times New Roman"/>
          <w:sz w:val="24"/>
          <w:szCs w:val="24"/>
        </w:rPr>
        <w:t>(</w:t>
      </w:r>
      <w:r w:rsidR="006E1F7D" w:rsidRPr="006E1F7D">
        <w:rPr>
          <w:rFonts w:ascii="Times New Roman" w:hAnsi="Times New Roman" w:cs="Times New Roman"/>
          <w:sz w:val="24"/>
          <w:szCs w:val="24"/>
        </w:rPr>
        <w:t>Figure 1</w:t>
      </w:r>
      <w:r w:rsidRPr="006E1F7D">
        <w:rPr>
          <w:rFonts w:ascii="Times New Roman" w:hAnsi="Times New Roman" w:cs="Times New Roman"/>
          <w:sz w:val="24"/>
          <w:szCs w:val="24"/>
        </w:rPr>
        <w:t>).</w:t>
      </w:r>
      <w:r>
        <w:rPr>
          <w:rFonts w:ascii="Times New Roman" w:hAnsi="Times New Roman" w:cs="Times New Roman"/>
          <w:sz w:val="24"/>
          <w:szCs w:val="24"/>
        </w:rPr>
        <w:t xml:space="preserve"> </w:t>
      </w:r>
      <w:r w:rsidR="00EC2344">
        <w:rPr>
          <w:rFonts w:ascii="Times New Roman" w:hAnsi="Times New Roman" w:cs="Times New Roman"/>
          <w:sz w:val="24"/>
          <w:szCs w:val="24"/>
        </w:rPr>
        <w:t>Water quality data was analyzed at Heidelberg University National Water Quality lab</w:t>
      </w:r>
      <w:r w:rsidR="000D1FF3">
        <w:rPr>
          <w:rFonts w:ascii="Times New Roman" w:hAnsi="Times New Roman" w:cs="Times New Roman"/>
          <w:sz w:val="24"/>
          <w:szCs w:val="24"/>
        </w:rPr>
        <w:t xml:space="preserve"> (NWQL)</w:t>
      </w:r>
      <w:r w:rsidR="00EC2344">
        <w:rPr>
          <w:rFonts w:ascii="Times New Roman" w:hAnsi="Times New Roman" w:cs="Times New Roman"/>
          <w:sz w:val="24"/>
          <w:szCs w:val="24"/>
        </w:rPr>
        <w:t xml:space="preserve">. Data </w:t>
      </w:r>
      <w:r w:rsidR="000D1FF3">
        <w:rPr>
          <w:rFonts w:ascii="Times New Roman" w:hAnsi="Times New Roman" w:cs="Times New Roman"/>
          <w:sz w:val="24"/>
          <w:szCs w:val="24"/>
        </w:rPr>
        <w:t>below</w:t>
      </w:r>
      <w:r w:rsidR="00EC2344">
        <w:rPr>
          <w:rFonts w:ascii="Times New Roman" w:hAnsi="Times New Roman" w:cs="Times New Roman"/>
          <w:sz w:val="24"/>
          <w:szCs w:val="24"/>
        </w:rPr>
        <w:t xml:space="preserve"> the </w:t>
      </w:r>
      <w:r w:rsidR="000D1FF3">
        <w:rPr>
          <w:rFonts w:ascii="Times New Roman" w:hAnsi="Times New Roman" w:cs="Times New Roman"/>
          <w:sz w:val="24"/>
          <w:szCs w:val="24"/>
        </w:rPr>
        <w:t>NWQL minimum detection limits</w:t>
      </w:r>
      <w:r w:rsidR="00EC2344">
        <w:rPr>
          <w:rFonts w:ascii="Times New Roman" w:hAnsi="Times New Roman" w:cs="Times New Roman"/>
          <w:sz w:val="24"/>
          <w:szCs w:val="24"/>
        </w:rPr>
        <w:t xml:space="preserve"> </w:t>
      </w:r>
      <w:r w:rsidR="000D1FF3">
        <w:rPr>
          <w:rFonts w:ascii="Times New Roman" w:hAnsi="Times New Roman" w:cs="Times New Roman"/>
          <w:sz w:val="24"/>
          <w:szCs w:val="24"/>
        </w:rPr>
        <w:t>w</w:t>
      </w:r>
      <w:r w:rsidR="000E637A">
        <w:rPr>
          <w:rFonts w:ascii="Times New Roman" w:hAnsi="Times New Roman" w:cs="Times New Roman"/>
          <w:sz w:val="24"/>
          <w:szCs w:val="24"/>
        </w:rPr>
        <w:t>ere</w:t>
      </w:r>
      <w:r w:rsidR="000D1FF3">
        <w:rPr>
          <w:rFonts w:ascii="Times New Roman" w:hAnsi="Times New Roman" w:cs="Times New Roman"/>
          <w:sz w:val="24"/>
          <w:szCs w:val="24"/>
        </w:rPr>
        <w:t xml:space="preserve"> removed. </w:t>
      </w:r>
      <w:r w:rsidR="00161C58">
        <w:rPr>
          <w:rFonts w:ascii="Times New Roman" w:hAnsi="Times New Roman" w:cs="Times New Roman"/>
          <w:sz w:val="24"/>
          <w:szCs w:val="24"/>
        </w:rPr>
        <w:t>Daily</w:t>
      </w:r>
      <w:r w:rsidR="00EC2344">
        <w:rPr>
          <w:rFonts w:ascii="Times New Roman" w:hAnsi="Times New Roman" w:cs="Times New Roman"/>
          <w:sz w:val="24"/>
          <w:szCs w:val="24"/>
        </w:rPr>
        <w:t xml:space="preserve"> water quality data comes from a 5-year study in which phosphorus retention for Old Woman Creek was </w:t>
      </w:r>
      <w:r w:rsidR="00EC2344" w:rsidRPr="003D51CD">
        <w:rPr>
          <w:rFonts w:ascii="Times New Roman" w:hAnsi="Times New Roman" w:cs="Times New Roman"/>
          <w:sz w:val="24"/>
          <w:szCs w:val="24"/>
        </w:rPr>
        <w:t>estimated (</w:t>
      </w:r>
      <w:r w:rsidR="003D51CD" w:rsidRPr="003D51CD">
        <w:rPr>
          <w:rFonts w:ascii="Times New Roman" w:hAnsi="Times New Roman" w:cs="Times New Roman"/>
          <w:sz w:val="24"/>
          <w:szCs w:val="24"/>
        </w:rPr>
        <w:t>OCM</w:t>
      </w:r>
      <w:r w:rsidR="003D51CD">
        <w:rPr>
          <w:rFonts w:ascii="Times New Roman" w:hAnsi="Times New Roman" w:cs="Times New Roman"/>
          <w:sz w:val="24"/>
          <w:szCs w:val="24"/>
        </w:rPr>
        <w:t>, 2023</w:t>
      </w:r>
      <w:r w:rsidR="00EC2344">
        <w:rPr>
          <w:rFonts w:ascii="Times New Roman" w:hAnsi="Times New Roman" w:cs="Times New Roman"/>
          <w:sz w:val="24"/>
          <w:szCs w:val="24"/>
        </w:rPr>
        <w:t>).</w:t>
      </w:r>
      <w:r w:rsidR="0031565E">
        <w:rPr>
          <w:rFonts w:ascii="Times New Roman" w:hAnsi="Times New Roman" w:cs="Times New Roman"/>
          <w:sz w:val="24"/>
          <w:szCs w:val="24"/>
        </w:rPr>
        <w:t xml:space="preserve"> The model was run with a five-year warm-up period (2009-2012) and simulated the baseline years of 2013-2020.</w:t>
      </w:r>
      <w:r w:rsidR="00EC2344">
        <w:rPr>
          <w:rFonts w:ascii="Times New Roman" w:hAnsi="Times New Roman" w:cs="Times New Roman"/>
          <w:sz w:val="24"/>
          <w:szCs w:val="24"/>
        </w:rPr>
        <w:t xml:space="preserve"> </w:t>
      </w:r>
      <w:r>
        <w:rPr>
          <w:rFonts w:ascii="Times New Roman" w:hAnsi="Times New Roman" w:cs="Times New Roman"/>
          <w:sz w:val="24"/>
          <w:szCs w:val="24"/>
        </w:rPr>
        <w:t>Calibration years for discharge were 2013-2017 and for water quality 2015-2017. Validation years for discharge were 2018-2020 and for water quality 2018-2019</w:t>
      </w:r>
      <w:r w:rsidR="00EC2344">
        <w:rPr>
          <w:rFonts w:ascii="Times New Roman" w:hAnsi="Times New Roman" w:cs="Times New Roman"/>
          <w:sz w:val="24"/>
          <w:szCs w:val="24"/>
        </w:rPr>
        <w:t>.</w:t>
      </w:r>
    </w:p>
    <w:p w14:paraId="363957DA" w14:textId="0AD4CFDF" w:rsidR="008F3C59" w:rsidRPr="008F3C59" w:rsidRDefault="00FD640C" w:rsidP="008F3C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Agricultural m</w:t>
      </w:r>
      <w:r w:rsidR="008F3C59" w:rsidRPr="008F3C59">
        <w:rPr>
          <w:rFonts w:ascii="Times New Roman" w:hAnsi="Times New Roman" w:cs="Times New Roman"/>
          <w:sz w:val="24"/>
          <w:szCs w:val="24"/>
        </w:rPr>
        <w:t>anagement</w:t>
      </w:r>
    </w:p>
    <w:p w14:paraId="62B3D4C7" w14:textId="142049B7" w:rsidR="00FD640C" w:rsidRDefault="00BC691D">
      <w:pPr>
        <w:rPr>
          <w:rFonts w:ascii="Times New Roman" w:hAnsi="Times New Roman" w:cs="Times New Roman"/>
          <w:sz w:val="24"/>
          <w:szCs w:val="24"/>
        </w:rPr>
      </w:pPr>
      <w:r>
        <w:rPr>
          <w:rFonts w:ascii="Times New Roman" w:hAnsi="Times New Roman" w:cs="Times New Roman"/>
          <w:sz w:val="24"/>
          <w:szCs w:val="24"/>
        </w:rPr>
        <w:t xml:space="preserve">The majority of OWC land-use is row-crop agriculture. Hence, we focus </w:t>
      </w:r>
      <w:r w:rsidR="0021021C">
        <w:rPr>
          <w:rFonts w:ascii="Times New Roman" w:hAnsi="Times New Roman" w:cs="Times New Roman"/>
          <w:sz w:val="24"/>
          <w:szCs w:val="24"/>
        </w:rPr>
        <w:t xml:space="preserve">primarily on refining this data to be representative of management in the watershed and accurately reflect the hydrology and nutrient losses </w:t>
      </w:r>
      <w:r w:rsidR="008B4DBF">
        <w:rPr>
          <w:rFonts w:ascii="Times New Roman" w:hAnsi="Times New Roman" w:cs="Times New Roman"/>
          <w:sz w:val="24"/>
          <w:szCs w:val="24"/>
        </w:rPr>
        <w:t>from</w:t>
      </w:r>
      <w:r>
        <w:rPr>
          <w:rFonts w:ascii="Times New Roman" w:hAnsi="Times New Roman" w:cs="Times New Roman"/>
          <w:sz w:val="24"/>
          <w:szCs w:val="24"/>
        </w:rPr>
        <w:t xml:space="preserve"> row-crop</w:t>
      </w:r>
      <w:r w:rsidR="008B4DBF">
        <w:rPr>
          <w:rFonts w:ascii="Times New Roman" w:hAnsi="Times New Roman" w:cs="Times New Roman"/>
          <w:sz w:val="24"/>
          <w:szCs w:val="24"/>
        </w:rPr>
        <w:t xml:space="preserve"> fields </w:t>
      </w:r>
      <w:r w:rsidR="0021021C">
        <w:rPr>
          <w:rFonts w:ascii="Times New Roman" w:hAnsi="Times New Roman" w:cs="Times New Roman"/>
          <w:sz w:val="24"/>
          <w:szCs w:val="24"/>
        </w:rPr>
        <w:t>in Old Woman Creek.</w:t>
      </w:r>
    </w:p>
    <w:p w14:paraId="61509879" w14:textId="53F3B534" w:rsidR="009C2A89" w:rsidRDefault="000D1FF3">
      <w:pPr>
        <w:rPr>
          <w:rFonts w:ascii="Times New Roman" w:hAnsi="Times New Roman" w:cs="Times New Roman"/>
          <w:sz w:val="24"/>
          <w:szCs w:val="24"/>
        </w:rPr>
      </w:pPr>
      <w:r>
        <w:rPr>
          <w:rFonts w:ascii="Times New Roman" w:hAnsi="Times New Roman" w:cs="Times New Roman"/>
          <w:sz w:val="24"/>
          <w:szCs w:val="24"/>
        </w:rPr>
        <w:t xml:space="preserve">Management in Old Woman Creek was </w:t>
      </w:r>
      <w:r w:rsidR="009C2A89">
        <w:rPr>
          <w:rFonts w:ascii="Times New Roman" w:hAnsi="Times New Roman" w:cs="Times New Roman"/>
          <w:sz w:val="24"/>
          <w:szCs w:val="24"/>
        </w:rPr>
        <w:t xml:space="preserve">determined using a combination of multiple sources, including a 2016 report on agricultural management and BMPs in the WLEB (CEAP, 2016), Erie Soil and Water Conservation District data, and in consultation with members of the </w:t>
      </w:r>
      <w:r w:rsidR="008B4DBF">
        <w:rPr>
          <w:rFonts w:ascii="Times New Roman" w:hAnsi="Times New Roman" w:cs="Times New Roman"/>
          <w:sz w:val="24"/>
          <w:szCs w:val="24"/>
        </w:rPr>
        <w:t xml:space="preserve">OWC </w:t>
      </w:r>
      <w:r w:rsidR="00D417A2">
        <w:rPr>
          <w:rFonts w:ascii="Times New Roman" w:hAnsi="Times New Roman" w:cs="Times New Roman"/>
          <w:sz w:val="24"/>
          <w:szCs w:val="24"/>
        </w:rPr>
        <w:t>potential end-user</w:t>
      </w:r>
      <w:r w:rsidR="009C2A89">
        <w:rPr>
          <w:rFonts w:ascii="Times New Roman" w:hAnsi="Times New Roman" w:cs="Times New Roman"/>
          <w:sz w:val="24"/>
          <w:szCs w:val="24"/>
        </w:rPr>
        <w:t xml:space="preserve"> group. </w:t>
      </w:r>
    </w:p>
    <w:p w14:paraId="71E9A157" w14:textId="58BAE256" w:rsidR="008F3C59" w:rsidRDefault="009C2A89">
      <w:pPr>
        <w:rPr>
          <w:rFonts w:ascii="Times New Roman" w:hAnsi="Times New Roman" w:cs="Times New Roman"/>
          <w:sz w:val="24"/>
          <w:szCs w:val="24"/>
        </w:rPr>
      </w:pPr>
      <w:r>
        <w:rPr>
          <w:rFonts w:ascii="Times New Roman" w:hAnsi="Times New Roman" w:cs="Times New Roman"/>
          <w:sz w:val="24"/>
          <w:szCs w:val="24"/>
        </w:rPr>
        <w:lastRenderedPageBreak/>
        <w:t>Rates of grassed waterways and filter strips were determined using the CEAP report (CEAP, 2016</w:t>
      </w:r>
      <w:r w:rsidR="00453894">
        <w:rPr>
          <w:rFonts w:ascii="Times New Roman" w:hAnsi="Times New Roman" w:cs="Times New Roman"/>
          <w:sz w:val="24"/>
          <w:szCs w:val="24"/>
        </w:rPr>
        <w:t xml:space="preserve">, </w:t>
      </w:r>
      <w:proofErr w:type="spellStart"/>
      <w:r w:rsidR="00453894">
        <w:rPr>
          <w:rFonts w:ascii="Times New Roman" w:hAnsi="Times New Roman" w:cs="Times New Roman"/>
          <w:sz w:val="24"/>
          <w:szCs w:val="24"/>
        </w:rPr>
        <w:t>Apostel</w:t>
      </w:r>
      <w:proofErr w:type="spellEnd"/>
      <w:r w:rsidR="00453894">
        <w:rPr>
          <w:rFonts w:ascii="Times New Roman" w:hAnsi="Times New Roman" w:cs="Times New Roman"/>
          <w:sz w:val="24"/>
          <w:szCs w:val="24"/>
        </w:rPr>
        <w:t xml:space="preserve"> et al., 2021</w:t>
      </w:r>
      <w:r>
        <w:rPr>
          <w:rFonts w:ascii="Times New Roman" w:hAnsi="Times New Roman" w:cs="Times New Roman"/>
          <w:sz w:val="24"/>
          <w:szCs w:val="24"/>
        </w:rPr>
        <w:t xml:space="preserve">). </w:t>
      </w:r>
      <w:r w:rsidR="00060534">
        <w:rPr>
          <w:rFonts w:ascii="Times New Roman" w:hAnsi="Times New Roman" w:cs="Times New Roman"/>
          <w:sz w:val="24"/>
          <w:szCs w:val="24"/>
        </w:rPr>
        <w:t>Grassed waterways</w:t>
      </w:r>
      <w:r>
        <w:rPr>
          <w:rFonts w:ascii="Times New Roman" w:hAnsi="Times New Roman" w:cs="Times New Roman"/>
          <w:sz w:val="24"/>
          <w:szCs w:val="24"/>
        </w:rPr>
        <w:t xml:space="preserve"> were allocated in the model to intercept runoff from </w:t>
      </w:r>
      <w:r w:rsidR="00060534">
        <w:rPr>
          <w:rFonts w:ascii="Times New Roman" w:hAnsi="Times New Roman" w:cs="Times New Roman"/>
          <w:sz w:val="24"/>
          <w:szCs w:val="24"/>
        </w:rPr>
        <w:t>21</w:t>
      </w:r>
      <w:r>
        <w:rPr>
          <w:rFonts w:ascii="Times New Roman" w:hAnsi="Times New Roman" w:cs="Times New Roman"/>
          <w:sz w:val="24"/>
          <w:szCs w:val="24"/>
        </w:rPr>
        <w:t xml:space="preserve">% of agricultural fields and filter strips to intercept runoff from </w:t>
      </w:r>
      <w:r w:rsidR="00060534">
        <w:rPr>
          <w:rFonts w:ascii="Times New Roman" w:hAnsi="Times New Roman" w:cs="Times New Roman"/>
          <w:sz w:val="24"/>
          <w:szCs w:val="24"/>
        </w:rPr>
        <w:t xml:space="preserve">35% of agricultural fields. </w:t>
      </w:r>
      <w:r w:rsidR="00E01441">
        <w:rPr>
          <w:rFonts w:ascii="Times New Roman" w:hAnsi="Times New Roman" w:cs="Times New Roman"/>
          <w:sz w:val="24"/>
          <w:szCs w:val="24"/>
        </w:rPr>
        <w:t>Grassed waterways were implemented based on field slope</w:t>
      </w:r>
      <w:r w:rsidR="00471C04">
        <w:rPr>
          <w:rFonts w:ascii="Times New Roman" w:hAnsi="Times New Roman" w:cs="Times New Roman"/>
          <w:sz w:val="24"/>
          <w:szCs w:val="24"/>
        </w:rPr>
        <w:t>:</w:t>
      </w:r>
      <w:r w:rsidR="00E01441">
        <w:rPr>
          <w:rFonts w:ascii="Times New Roman" w:hAnsi="Times New Roman" w:cs="Times New Roman"/>
          <w:sz w:val="24"/>
          <w:szCs w:val="24"/>
        </w:rPr>
        <w:t xml:space="preserve"> </w:t>
      </w:r>
      <w:r w:rsidR="00471C04">
        <w:rPr>
          <w:rFonts w:ascii="Times New Roman" w:hAnsi="Times New Roman" w:cs="Times New Roman"/>
          <w:sz w:val="24"/>
          <w:szCs w:val="24"/>
        </w:rPr>
        <w:t xml:space="preserve">taller </w:t>
      </w:r>
      <w:r w:rsidR="00BC691D">
        <w:rPr>
          <w:rFonts w:ascii="Times New Roman" w:hAnsi="Times New Roman" w:cs="Times New Roman"/>
          <w:sz w:val="24"/>
          <w:szCs w:val="24"/>
        </w:rPr>
        <w:t>and</w:t>
      </w:r>
      <w:r w:rsidR="00471C04">
        <w:rPr>
          <w:rFonts w:ascii="Times New Roman" w:hAnsi="Times New Roman" w:cs="Times New Roman"/>
          <w:sz w:val="24"/>
          <w:szCs w:val="24"/>
        </w:rPr>
        <w:t xml:space="preserve"> narrower</w:t>
      </w:r>
      <w:r w:rsidR="00E01441">
        <w:rPr>
          <w:rFonts w:ascii="Times New Roman" w:hAnsi="Times New Roman" w:cs="Times New Roman"/>
          <w:sz w:val="24"/>
          <w:szCs w:val="24"/>
        </w:rPr>
        <w:t xml:space="preserve"> </w:t>
      </w:r>
      <w:r w:rsidR="00471C04">
        <w:rPr>
          <w:rFonts w:ascii="Times New Roman" w:hAnsi="Times New Roman" w:cs="Times New Roman"/>
          <w:sz w:val="24"/>
          <w:szCs w:val="24"/>
        </w:rPr>
        <w:t xml:space="preserve">grassed </w:t>
      </w:r>
      <w:r w:rsidR="00E01441">
        <w:rPr>
          <w:rFonts w:ascii="Times New Roman" w:hAnsi="Times New Roman" w:cs="Times New Roman"/>
          <w:sz w:val="24"/>
          <w:szCs w:val="24"/>
        </w:rPr>
        <w:t>waterways</w:t>
      </w:r>
      <w:r w:rsidR="00471C04">
        <w:rPr>
          <w:rFonts w:ascii="Times New Roman" w:hAnsi="Times New Roman" w:cs="Times New Roman"/>
          <w:sz w:val="24"/>
          <w:szCs w:val="24"/>
        </w:rPr>
        <w:t xml:space="preserve"> were implemented on</w:t>
      </w:r>
      <w:r w:rsidR="00E01441">
        <w:rPr>
          <w:rFonts w:ascii="Times New Roman" w:hAnsi="Times New Roman" w:cs="Times New Roman"/>
          <w:sz w:val="24"/>
          <w:szCs w:val="24"/>
        </w:rPr>
        <w:t xml:space="preserve"> high slopes and </w:t>
      </w:r>
      <w:r w:rsidR="00471C04">
        <w:rPr>
          <w:rFonts w:ascii="Times New Roman" w:hAnsi="Times New Roman" w:cs="Times New Roman"/>
          <w:sz w:val="24"/>
          <w:szCs w:val="24"/>
        </w:rPr>
        <w:t xml:space="preserve">shorter </w:t>
      </w:r>
      <w:r w:rsidR="00BC691D">
        <w:rPr>
          <w:rFonts w:ascii="Times New Roman" w:hAnsi="Times New Roman" w:cs="Times New Roman"/>
          <w:sz w:val="24"/>
          <w:szCs w:val="24"/>
        </w:rPr>
        <w:t>and</w:t>
      </w:r>
      <w:r w:rsidR="00471C04">
        <w:rPr>
          <w:rFonts w:ascii="Times New Roman" w:hAnsi="Times New Roman" w:cs="Times New Roman"/>
          <w:sz w:val="24"/>
          <w:szCs w:val="24"/>
        </w:rPr>
        <w:t xml:space="preserve"> wider grassed waterways on</w:t>
      </w:r>
      <w:r w:rsidR="00E01441">
        <w:rPr>
          <w:rFonts w:ascii="Times New Roman" w:hAnsi="Times New Roman" w:cs="Times New Roman"/>
          <w:sz w:val="24"/>
          <w:szCs w:val="24"/>
        </w:rPr>
        <w:t xml:space="preserve"> low slopes </w:t>
      </w:r>
      <w:r w:rsidR="00E01441" w:rsidRPr="00E01441">
        <w:rPr>
          <w:rFonts w:ascii="Times New Roman" w:hAnsi="Times New Roman" w:cs="Times New Roman"/>
          <w:sz w:val="24"/>
          <w:szCs w:val="24"/>
          <w:highlight w:val="yellow"/>
        </w:rPr>
        <w:t>(Table SX).</w:t>
      </w:r>
      <w:r w:rsidR="00E01441">
        <w:rPr>
          <w:rFonts w:ascii="Times New Roman" w:hAnsi="Times New Roman" w:cs="Times New Roman"/>
          <w:sz w:val="24"/>
          <w:szCs w:val="24"/>
        </w:rPr>
        <w:t xml:space="preserve"> </w:t>
      </w:r>
    </w:p>
    <w:p w14:paraId="2263E49C" w14:textId="1489DE21" w:rsidR="00453894" w:rsidRDefault="00453894">
      <w:pPr>
        <w:rPr>
          <w:rFonts w:ascii="Times New Roman" w:hAnsi="Times New Roman" w:cs="Times New Roman"/>
          <w:sz w:val="24"/>
          <w:szCs w:val="24"/>
        </w:rPr>
      </w:pPr>
      <w:r>
        <w:rPr>
          <w:rFonts w:ascii="Times New Roman" w:hAnsi="Times New Roman" w:cs="Times New Roman"/>
          <w:sz w:val="24"/>
          <w:szCs w:val="24"/>
        </w:rPr>
        <w:t xml:space="preserve">Tile drainage was implanted on all poorly drained soils (USDA soil class C and D) as well as moderately drained soils (USDA soil class B) with less than 2% slope. The total rate of tile drainage in the OWC-SWAT+ model was on 76% of cropland. </w:t>
      </w:r>
    </w:p>
    <w:p w14:paraId="2809A5CA" w14:textId="52616C42" w:rsidR="000E637A" w:rsidRDefault="00FE17E8">
      <w:pPr>
        <w:rPr>
          <w:rFonts w:ascii="Times New Roman" w:hAnsi="Times New Roman" w:cs="Times New Roman"/>
          <w:sz w:val="24"/>
          <w:szCs w:val="24"/>
        </w:rPr>
      </w:pPr>
      <w:r>
        <w:rPr>
          <w:rFonts w:ascii="Times New Roman" w:hAnsi="Times New Roman" w:cs="Times New Roman"/>
          <w:sz w:val="24"/>
          <w:szCs w:val="24"/>
        </w:rPr>
        <w:t xml:space="preserve">In the OWC-SWAT+ model, </w:t>
      </w:r>
      <w:r w:rsidR="00BC691D">
        <w:rPr>
          <w:rFonts w:ascii="Times New Roman" w:hAnsi="Times New Roman" w:cs="Times New Roman"/>
          <w:sz w:val="24"/>
          <w:szCs w:val="24"/>
        </w:rPr>
        <w:t>four</w:t>
      </w:r>
      <w:r w:rsidR="0007316D">
        <w:rPr>
          <w:rFonts w:ascii="Times New Roman" w:hAnsi="Times New Roman" w:cs="Times New Roman"/>
          <w:sz w:val="24"/>
          <w:szCs w:val="24"/>
        </w:rPr>
        <w:t xml:space="preserve"> crop rotations of corn-soy</w:t>
      </w:r>
      <w:r w:rsidR="00C03C75">
        <w:rPr>
          <w:rFonts w:ascii="Times New Roman" w:hAnsi="Times New Roman" w:cs="Times New Roman"/>
          <w:sz w:val="24"/>
          <w:szCs w:val="24"/>
        </w:rPr>
        <w:t>, corn-soy-rye, con-soy-wheat-rye,</w:t>
      </w:r>
      <w:r w:rsidR="0007316D">
        <w:rPr>
          <w:rFonts w:ascii="Times New Roman" w:hAnsi="Times New Roman" w:cs="Times New Roman"/>
          <w:sz w:val="24"/>
          <w:szCs w:val="24"/>
        </w:rPr>
        <w:t xml:space="preserve"> and corn-soy-wheat</w:t>
      </w:r>
      <w:r w:rsidR="00C03C75">
        <w:rPr>
          <w:rFonts w:ascii="Times New Roman" w:hAnsi="Times New Roman" w:cs="Times New Roman"/>
          <w:sz w:val="24"/>
          <w:szCs w:val="24"/>
        </w:rPr>
        <w:t>-</w:t>
      </w:r>
      <w:r w:rsidR="000A1D88">
        <w:rPr>
          <w:rFonts w:ascii="Times New Roman" w:hAnsi="Times New Roman" w:cs="Times New Roman"/>
          <w:sz w:val="24"/>
          <w:szCs w:val="24"/>
        </w:rPr>
        <w:t>soy</w:t>
      </w:r>
      <w:r w:rsidR="0007316D">
        <w:rPr>
          <w:rFonts w:ascii="Times New Roman" w:hAnsi="Times New Roman" w:cs="Times New Roman"/>
          <w:sz w:val="24"/>
          <w:szCs w:val="24"/>
        </w:rPr>
        <w:t xml:space="preserve"> were implemented. </w:t>
      </w:r>
      <w:r w:rsidR="00C03C75">
        <w:rPr>
          <w:rFonts w:ascii="Times New Roman" w:hAnsi="Times New Roman" w:cs="Times New Roman"/>
          <w:sz w:val="24"/>
          <w:szCs w:val="24"/>
        </w:rPr>
        <w:t xml:space="preserve">The tillage scenarios used on top of these scenarios were: conventional tillage, rotational tillage, reduced tillage, and no-till. </w:t>
      </w:r>
      <w:r w:rsidR="00BC691D">
        <w:rPr>
          <w:rFonts w:ascii="Times New Roman" w:hAnsi="Times New Roman" w:cs="Times New Roman"/>
          <w:sz w:val="24"/>
          <w:szCs w:val="24"/>
        </w:rPr>
        <w:t>The</w:t>
      </w:r>
      <w:r w:rsidR="00C06147">
        <w:rPr>
          <w:rFonts w:ascii="Times New Roman" w:hAnsi="Times New Roman" w:cs="Times New Roman"/>
          <w:sz w:val="24"/>
          <w:szCs w:val="24"/>
        </w:rPr>
        <w:t xml:space="preserve"> combination of </w:t>
      </w:r>
      <w:r w:rsidR="000A1D88">
        <w:rPr>
          <w:rFonts w:ascii="Times New Roman" w:hAnsi="Times New Roman" w:cs="Times New Roman"/>
          <w:sz w:val="24"/>
          <w:szCs w:val="24"/>
        </w:rPr>
        <w:t xml:space="preserve">crop rotation and tillage created seven unique management scenarios that were implemented into the model (Table </w:t>
      </w:r>
      <w:r w:rsidR="00862555">
        <w:rPr>
          <w:rFonts w:ascii="Times New Roman" w:hAnsi="Times New Roman" w:cs="Times New Roman"/>
          <w:sz w:val="24"/>
          <w:szCs w:val="24"/>
        </w:rPr>
        <w:t>1</w:t>
      </w:r>
      <w:r w:rsidR="000A1D88">
        <w:rPr>
          <w:rFonts w:ascii="Times New Roman" w:hAnsi="Times New Roman" w:cs="Times New Roman"/>
          <w:sz w:val="24"/>
          <w:szCs w:val="24"/>
        </w:rPr>
        <w:t xml:space="preserve">). Rates of implementation were determined using the Erie Soil and Water Conservation tillage transect data </w:t>
      </w:r>
      <w:r w:rsidR="004662A8">
        <w:rPr>
          <w:rFonts w:ascii="Times New Roman" w:hAnsi="Times New Roman" w:cs="Times New Roman"/>
          <w:sz w:val="24"/>
          <w:szCs w:val="24"/>
        </w:rPr>
        <w:fldChar w:fldCharType="begin" w:fldLock="1"/>
      </w:r>
      <w:r w:rsidR="00C952D1">
        <w:rPr>
          <w:rFonts w:ascii="Times New Roman" w:hAnsi="Times New Roman" w:cs="Times New Roman"/>
          <w:sz w:val="24"/>
          <w:szCs w:val="24"/>
        </w:rPr>
        <w:instrText>ADDIN CSL_CITATION {"citationItems":[{"id":"ITEM-1","itemData":{"author":[{"dropping-particle":"","family":"Erie Soil and Water Conservation District","given":"","non-dropping-particle":"","parse-names":false,"suffix":""}],"id":"ITEM-1","issued":{"date-parts":[["2021"]]},"title":"Erie County Tillage Transect","type":"article"},"uris":["http://www.mendeley.com/documents/?uuid=611097a8-5343-4f69-8920-115b918b774e"]}],"mendeley":{"formattedCitation":"(Erie Soil and Water Conservation District, 2021)","manualFormatting":"(Erie SWCD, 2021)","plainTextFormattedCitation":"(Erie Soil and Water Conservation District, 2021)","previouslyFormattedCitation":"(Erie Soil and Water Conservation District, 2021)"},"properties":{"noteIndex":0},"schema":"https://github.com/citation-style-language/schema/raw/master/csl-citation.json"}</w:instrText>
      </w:r>
      <w:r w:rsidR="004662A8">
        <w:rPr>
          <w:rFonts w:ascii="Times New Roman" w:hAnsi="Times New Roman" w:cs="Times New Roman"/>
          <w:sz w:val="24"/>
          <w:szCs w:val="24"/>
        </w:rPr>
        <w:fldChar w:fldCharType="separate"/>
      </w:r>
      <w:r w:rsidR="004662A8" w:rsidRPr="004662A8">
        <w:rPr>
          <w:rFonts w:ascii="Times New Roman" w:hAnsi="Times New Roman" w:cs="Times New Roman"/>
          <w:noProof/>
          <w:sz w:val="24"/>
          <w:szCs w:val="24"/>
        </w:rPr>
        <w:t xml:space="preserve">(Erie </w:t>
      </w:r>
      <w:r w:rsidR="004662A8">
        <w:rPr>
          <w:rFonts w:ascii="Times New Roman" w:hAnsi="Times New Roman" w:cs="Times New Roman"/>
          <w:noProof/>
          <w:sz w:val="24"/>
          <w:szCs w:val="24"/>
        </w:rPr>
        <w:t>SWCD</w:t>
      </w:r>
      <w:r w:rsidR="004662A8" w:rsidRPr="004662A8">
        <w:rPr>
          <w:rFonts w:ascii="Times New Roman" w:hAnsi="Times New Roman" w:cs="Times New Roman"/>
          <w:noProof/>
          <w:sz w:val="24"/>
          <w:szCs w:val="24"/>
        </w:rPr>
        <w:t>, 2021)</w:t>
      </w:r>
      <w:r w:rsidR="004662A8">
        <w:rPr>
          <w:rFonts w:ascii="Times New Roman" w:hAnsi="Times New Roman" w:cs="Times New Roman"/>
          <w:sz w:val="24"/>
          <w:szCs w:val="24"/>
        </w:rPr>
        <w:fldChar w:fldCharType="end"/>
      </w:r>
      <w:r w:rsidR="004662A8">
        <w:rPr>
          <w:rFonts w:ascii="Times New Roman" w:hAnsi="Times New Roman" w:cs="Times New Roman"/>
          <w:sz w:val="24"/>
          <w:szCs w:val="24"/>
        </w:rPr>
        <w:t xml:space="preserve">. </w:t>
      </w:r>
      <w:r w:rsidR="000A1D88">
        <w:rPr>
          <w:rFonts w:ascii="Times New Roman" w:hAnsi="Times New Roman" w:cs="Times New Roman"/>
          <w:sz w:val="24"/>
          <w:szCs w:val="24"/>
        </w:rPr>
        <w:t xml:space="preserve">The year 2016 had the </w:t>
      </w:r>
      <w:r w:rsidR="003C49E6">
        <w:rPr>
          <w:rFonts w:ascii="Times New Roman" w:hAnsi="Times New Roman" w:cs="Times New Roman"/>
          <w:sz w:val="24"/>
          <w:szCs w:val="24"/>
        </w:rPr>
        <w:t xml:space="preserve">most land surveyed </w:t>
      </w:r>
      <w:r w:rsidR="000A1D88">
        <w:rPr>
          <w:rFonts w:ascii="Times New Roman" w:hAnsi="Times New Roman" w:cs="Times New Roman"/>
          <w:sz w:val="24"/>
          <w:szCs w:val="24"/>
        </w:rPr>
        <w:t xml:space="preserve">in the dataset (47% of cropland area) and hence was used </w:t>
      </w:r>
      <w:r w:rsidR="000E637A">
        <w:rPr>
          <w:rFonts w:ascii="Times New Roman" w:hAnsi="Times New Roman" w:cs="Times New Roman"/>
          <w:sz w:val="24"/>
          <w:szCs w:val="24"/>
        </w:rPr>
        <w:t xml:space="preserve">in conjunction with expert advice from the Erie Soil and Water Conservation district </w:t>
      </w:r>
      <w:r w:rsidR="000A1D88">
        <w:rPr>
          <w:rFonts w:ascii="Times New Roman" w:hAnsi="Times New Roman" w:cs="Times New Roman"/>
          <w:sz w:val="24"/>
          <w:szCs w:val="24"/>
        </w:rPr>
        <w:t xml:space="preserve">to estimate </w:t>
      </w:r>
      <w:r w:rsidR="000E637A">
        <w:rPr>
          <w:rFonts w:ascii="Times New Roman" w:hAnsi="Times New Roman" w:cs="Times New Roman"/>
          <w:sz w:val="24"/>
          <w:szCs w:val="24"/>
        </w:rPr>
        <w:t xml:space="preserve">the </w:t>
      </w:r>
      <w:r w:rsidR="000A1D88">
        <w:rPr>
          <w:rFonts w:ascii="Times New Roman" w:hAnsi="Times New Roman" w:cs="Times New Roman"/>
          <w:sz w:val="24"/>
          <w:szCs w:val="24"/>
        </w:rPr>
        <w:t xml:space="preserve">rates of </w:t>
      </w:r>
      <w:r w:rsidR="000E637A">
        <w:rPr>
          <w:rFonts w:ascii="Times New Roman" w:hAnsi="Times New Roman" w:cs="Times New Roman"/>
          <w:sz w:val="24"/>
          <w:szCs w:val="24"/>
        </w:rPr>
        <w:t>various types</w:t>
      </w:r>
      <w:r w:rsidR="000A1D88">
        <w:rPr>
          <w:rFonts w:ascii="Times New Roman" w:hAnsi="Times New Roman" w:cs="Times New Roman"/>
          <w:sz w:val="24"/>
          <w:szCs w:val="24"/>
        </w:rPr>
        <w:t xml:space="preserve"> of tillage. From the tillage transect</w:t>
      </w:r>
      <w:r w:rsidR="000E637A">
        <w:rPr>
          <w:rFonts w:ascii="Times New Roman" w:hAnsi="Times New Roman" w:cs="Times New Roman"/>
          <w:sz w:val="24"/>
          <w:szCs w:val="24"/>
        </w:rPr>
        <w:t>,</w:t>
      </w:r>
      <w:r w:rsidR="000A1D88">
        <w:rPr>
          <w:rFonts w:ascii="Times New Roman" w:hAnsi="Times New Roman" w:cs="Times New Roman"/>
          <w:sz w:val="24"/>
          <w:szCs w:val="24"/>
        </w:rPr>
        <w:t xml:space="preserve"> we focused on </w:t>
      </w:r>
      <w:r w:rsidR="00A772B0">
        <w:rPr>
          <w:rFonts w:ascii="Times New Roman" w:hAnsi="Times New Roman" w:cs="Times New Roman"/>
          <w:sz w:val="24"/>
          <w:szCs w:val="24"/>
        </w:rPr>
        <w:t xml:space="preserve">matching the rates of </w:t>
      </w:r>
      <w:r w:rsidR="000A1D88">
        <w:rPr>
          <w:rFonts w:ascii="Times New Roman" w:hAnsi="Times New Roman" w:cs="Times New Roman"/>
          <w:sz w:val="24"/>
          <w:szCs w:val="24"/>
        </w:rPr>
        <w:t xml:space="preserve">no-till and conventional tillage at </w:t>
      </w:r>
      <w:r w:rsidR="00A772B0">
        <w:rPr>
          <w:rFonts w:ascii="Times New Roman" w:hAnsi="Times New Roman" w:cs="Times New Roman"/>
          <w:sz w:val="24"/>
          <w:szCs w:val="24"/>
        </w:rPr>
        <w:t>60 and 21%, respectively. Rates of rotational and reduced tillage were then estimated at 15</w:t>
      </w:r>
      <w:r w:rsidR="000E637A">
        <w:rPr>
          <w:rFonts w:ascii="Times New Roman" w:hAnsi="Times New Roman" w:cs="Times New Roman"/>
          <w:sz w:val="24"/>
          <w:szCs w:val="24"/>
        </w:rPr>
        <w:t>%</w:t>
      </w:r>
      <w:r w:rsidR="00A772B0">
        <w:rPr>
          <w:rFonts w:ascii="Times New Roman" w:hAnsi="Times New Roman" w:cs="Times New Roman"/>
          <w:sz w:val="24"/>
          <w:szCs w:val="24"/>
        </w:rPr>
        <w:t xml:space="preserve"> and 4%, respectively. </w:t>
      </w:r>
    </w:p>
    <w:p w14:paraId="573DC10B" w14:textId="7AEFD338" w:rsidR="00FE17E8" w:rsidRDefault="000E637A" w:rsidP="000E637A">
      <w:pPr>
        <w:spacing w:after="0"/>
        <w:jc w:val="center"/>
        <w:rPr>
          <w:rFonts w:ascii="Times New Roman" w:hAnsi="Times New Roman" w:cs="Times New Roman"/>
          <w:sz w:val="24"/>
          <w:szCs w:val="24"/>
        </w:rPr>
      </w:pPr>
      <w:r w:rsidRPr="000E637A">
        <w:rPr>
          <w:rFonts w:ascii="Times New Roman" w:hAnsi="Times New Roman" w:cs="Times New Roman"/>
          <w:b/>
          <w:bCs/>
          <w:sz w:val="24"/>
          <w:szCs w:val="24"/>
        </w:rPr>
        <w:t xml:space="preserve">Table </w:t>
      </w:r>
      <w:r w:rsidR="002E68C1">
        <w:rPr>
          <w:rFonts w:ascii="Times New Roman" w:hAnsi="Times New Roman" w:cs="Times New Roman"/>
          <w:b/>
          <w:bCs/>
          <w:sz w:val="24"/>
          <w:szCs w:val="24"/>
        </w:rPr>
        <w:t>1</w:t>
      </w:r>
      <w:r w:rsidRPr="000E637A">
        <w:rPr>
          <w:rFonts w:ascii="Times New Roman" w:hAnsi="Times New Roman" w:cs="Times New Roman"/>
          <w:b/>
          <w:bCs/>
          <w:sz w:val="24"/>
          <w:szCs w:val="24"/>
        </w:rPr>
        <w:t>.</w:t>
      </w:r>
      <w:r>
        <w:rPr>
          <w:rFonts w:ascii="Times New Roman" w:hAnsi="Times New Roman" w:cs="Times New Roman"/>
          <w:sz w:val="24"/>
          <w:szCs w:val="24"/>
        </w:rPr>
        <w:t xml:space="preserve"> Rates of management scenarios implemented on total row </w:t>
      </w:r>
      <w:proofErr w:type="gramStart"/>
      <w:r>
        <w:rPr>
          <w:rFonts w:ascii="Times New Roman" w:hAnsi="Times New Roman" w:cs="Times New Roman"/>
          <w:sz w:val="24"/>
          <w:szCs w:val="24"/>
        </w:rPr>
        <w:t>cropland</w:t>
      </w:r>
      <w:proofErr w:type="gramEnd"/>
    </w:p>
    <w:tbl>
      <w:tblPr>
        <w:tblStyle w:val="TableGrid"/>
        <w:tblW w:w="0" w:type="auto"/>
        <w:jc w:val="center"/>
        <w:tblLook w:val="04A0" w:firstRow="1" w:lastRow="0" w:firstColumn="1" w:lastColumn="0" w:noHBand="0" w:noVBand="1"/>
      </w:tblPr>
      <w:tblGrid>
        <w:gridCol w:w="4720"/>
        <w:gridCol w:w="2655"/>
      </w:tblGrid>
      <w:tr w:rsidR="000A1D88" w:rsidRPr="000A1D88" w14:paraId="04661F2D" w14:textId="77777777" w:rsidTr="000A1D88">
        <w:trPr>
          <w:trHeight w:val="288"/>
          <w:jc w:val="center"/>
        </w:trPr>
        <w:tc>
          <w:tcPr>
            <w:tcW w:w="4720" w:type="dxa"/>
            <w:noWrap/>
            <w:hideMark/>
          </w:tcPr>
          <w:p w14:paraId="7C56A2FE" w14:textId="77777777" w:rsidR="000A1D88" w:rsidRPr="004219D7" w:rsidRDefault="000A1D88" w:rsidP="000E637A">
            <w:pPr>
              <w:jc w:val="center"/>
              <w:rPr>
                <w:rFonts w:ascii="Times New Roman" w:hAnsi="Times New Roman" w:cs="Times New Roman"/>
                <w:sz w:val="24"/>
                <w:szCs w:val="24"/>
              </w:rPr>
            </w:pPr>
            <w:r w:rsidRPr="004219D7">
              <w:rPr>
                <w:rFonts w:ascii="Times New Roman" w:hAnsi="Times New Roman" w:cs="Times New Roman"/>
                <w:sz w:val="24"/>
                <w:szCs w:val="24"/>
              </w:rPr>
              <w:t>Management scenario</w:t>
            </w:r>
          </w:p>
        </w:tc>
        <w:tc>
          <w:tcPr>
            <w:tcW w:w="2655" w:type="dxa"/>
            <w:noWrap/>
            <w:hideMark/>
          </w:tcPr>
          <w:p w14:paraId="22B7E8AE" w14:textId="77777777" w:rsidR="000A1D88" w:rsidRPr="004219D7" w:rsidRDefault="000A1D88" w:rsidP="000E637A">
            <w:pPr>
              <w:rPr>
                <w:rFonts w:ascii="Times New Roman" w:hAnsi="Times New Roman" w:cs="Times New Roman"/>
                <w:sz w:val="24"/>
                <w:szCs w:val="24"/>
              </w:rPr>
            </w:pPr>
            <w:r w:rsidRPr="004219D7">
              <w:rPr>
                <w:rFonts w:ascii="Times New Roman" w:hAnsi="Times New Roman" w:cs="Times New Roman"/>
                <w:sz w:val="24"/>
                <w:szCs w:val="24"/>
              </w:rPr>
              <w:t>Percent of row crop land</w:t>
            </w:r>
          </w:p>
        </w:tc>
      </w:tr>
      <w:tr w:rsidR="000A1D88" w:rsidRPr="000A1D88" w14:paraId="5849F1A5" w14:textId="77777777" w:rsidTr="000A1D88">
        <w:trPr>
          <w:trHeight w:val="288"/>
          <w:jc w:val="center"/>
        </w:trPr>
        <w:tc>
          <w:tcPr>
            <w:tcW w:w="4720" w:type="dxa"/>
            <w:noWrap/>
            <w:hideMark/>
          </w:tcPr>
          <w:p w14:paraId="5CC6AB28" w14:textId="77777777" w:rsidR="000A1D88" w:rsidRPr="000A1D88" w:rsidRDefault="000A1D88" w:rsidP="000E637A">
            <w:pPr>
              <w:rPr>
                <w:rFonts w:ascii="Times New Roman" w:hAnsi="Times New Roman" w:cs="Times New Roman"/>
                <w:sz w:val="24"/>
                <w:szCs w:val="24"/>
              </w:rPr>
            </w:pPr>
            <w:r w:rsidRPr="000A1D88">
              <w:rPr>
                <w:rFonts w:ascii="Times New Roman" w:hAnsi="Times New Roman" w:cs="Times New Roman"/>
                <w:sz w:val="24"/>
                <w:szCs w:val="24"/>
              </w:rPr>
              <w:t>Corn Soy - Full tillage</w:t>
            </w:r>
          </w:p>
        </w:tc>
        <w:tc>
          <w:tcPr>
            <w:tcW w:w="2655" w:type="dxa"/>
            <w:noWrap/>
            <w:hideMark/>
          </w:tcPr>
          <w:p w14:paraId="4CA10502" w14:textId="77777777" w:rsidR="000A1D88" w:rsidRPr="000A1D88" w:rsidRDefault="000A1D88" w:rsidP="000E637A">
            <w:pPr>
              <w:rPr>
                <w:rFonts w:ascii="Times New Roman" w:hAnsi="Times New Roman" w:cs="Times New Roman"/>
                <w:sz w:val="24"/>
                <w:szCs w:val="24"/>
              </w:rPr>
            </w:pPr>
            <w:r w:rsidRPr="000A1D88">
              <w:rPr>
                <w:rFonts w:ascii="Times New Roman" w:hAnsi="Times New Roman" w:cs="Times New Roman"/>
                <w:sz w:val="24"/>
                <w:szCs w:val="24"/>
              </w:rPr>
              <w:t>21</w:t>
            </w:r>
          </w:p>
        </w:tc>
      </w:tr>
      <w:tr w:rsidR="000A1D88" w:rsidRPr="000A1D88" w14:paraId="2CFE996A" w14:textId="77777777" w:rsidTr="000A1D88">
        <w:trPr>
          <w:trHeight w:val="288"/>
          <w:jc w:val="center"/>
        </w:trPr>
        <w:tc>
          <w:tcPr>
            <w:tcW w:w="4720" w:type="dxa"/>
            <w:noWrap/>
            <w:hideMark/>
          </w:tcPr>
          <w:p w14:paraId="27C83191" w14:textId="77777777" w:rsidR="000A1D88" w:rsidRPr="000A1D88" w:rsidRDefault="000A1D88">
            <w:pPr>
              <w:rPr>
                <w:rFonts w:ascii="Times New Roman" w:hAnsi="Times New Roman" w:cs="Times New Roman"/>
                <w:sz w:val="24"/>
                <w:szCs w:val="24"/>
              </w:rPr>
            </w:pPr>
            <w:r w:rsidRPr="000A1D88">
              <w:rPr>
                <w:rFonts w:ascii="Times New Roman" w:hAnsi="Times New Roman" w:cs="Times New Roman"/>
                <w:sz w:val="24"/>
                <w:szCs w:val="24"/>
              </w:rPr>
              <w:t>Corn Soy - Reduced tillage</w:t>
            </w:r>
          </w:p>
        </w:tc>
        <w:tc>
          <w:tcPr>
            <w:tcW w:w="2655" w:type="dxa"/>
            <w:noWrap/>
            <w:hideMark/>
          </w:tcPr>
          <w:p w14:paraId="46224D5C" w14:textId="77777777" w:rsidR="000A1D88" w:rsidRPr="000A1D88" w:rsidRDefault="000A1D88" w:rsidP="000A1D88">
            <w:pPr>
              <w:rPr>
                <w:rFonts w:ascii="Times New Roman" w:hAnsi="Times New Roman" w:cs="Times New Roman"/>
                <w:sz w:val="24"/>
                <w:szCs w:val="24"/>
              </w:rPr>
            </w:pPr>
            <w:r w:rsidRPr="000A1D88">
              <w:rPr>
                <w:rFonts w:ascii="Times New Roman" w:hAnsi="Times New Roman" w:cs="Times New Roman"/>
                <w:sz w:val="24"/>
                <w:szCs w:val="24"/>
              </w:rPr>
              <w:t>4</w:t>
            </w:r>
          </w:p>
        </w:tc>
      </w:tr>
      <w:tr w:rsidR="000A1D88" w:rsidRPr="000A1D88" w14:paraId="131FB935" w14:textId="77777777" w:rsidTr="000A1D88">
        <w:trPr>
          <w:trHeight w:val="288"/>
          <w:jc w:val="center"/>
        </w:trPr>
        <w:tc>
          <w:tcPr>
            <w:tcW w:w="4720" w:type="dxa"/>
            <w:noWrap/>
            <w:hideMark/>
          </w:tcPr>
          <w:p w14:paraId="3E504CED" w14:textId="77777777" w:rsidR="000A1D88" w:rsidRPr="000A1D88" w:rsidRDefault="000A1D88">
            <w:pPr>
              <w:rPr>
                <w:rFonts w:ascii="Times New Roman" w:hAnsi="Times New Roman" w:cs="Times New Roman"/>
                <w:sz w:val="24"/>
                <w:szCs w:val="24"/>
              </w:rPr>
            </w:pPr>
            <w:r w:rsidRPr="000A1D88">
              <w:rPr>
                <w:rFonts w:ascii="Times New Roman" w:hAnsi="Times New Roman" w:cs="Times New Roman"/>
                <w:sz w:val="24"/>
                <w:szCs w:val="24"/>
              </w:rPr>
              <w:t>Corn Soy - Rotational no-till</w:t>
            </w:r>
          </w:p>
        </w:tc>
        <w:tc>
          <w:tcPr>
            <w:tcW w:w="2655" w:type="dxa"/>
            <w:noWrap/>
            <w:hideMark/>
          </w:tcPr>
          <w:p w14:paraId="29A3FCA3" w14:textId="77777777" w:rsidR="000A1D88" w:rsidRPr="000A1D88" w:rsidRDefault="000A1D88" w:rsidP="000A1D88">
            <w:pPr>
              <w:rPr>
                <w:rFonts w:ascii="Times New Roman" w:hAnsi="Times New Roman" w:cs="Times New Roman"/>
                <w:sz w:val="24"/>
                <w:szCs w:val="24"/>
              </w:rPr>
            </w:pPr>
            <w:r w:rsidRPr="000A1D88">
              <w:rPr>
                <w:rFonts w:ascii="Times New Roman" w:hAnsi="Times New Roman" w:cs="Times New Roman"/>
                <w:sz w:val="24"/>
                <w:szCs w:val="24"/>
              </w:rPr>
              <w:t>15</w:t>
            </w:r>
          </w:p>
        </w:tc>
      </w:tr>
      <w:tr w:rsidR="000A1D88" w:rsidRPr="000A1D88" w14:paraId="3D6134EB" w14:textId="77777777" w:rsidTr="000A1D88">
        <w:trPr>
          <w:trHeight w:val="288"/>
          <w:jc w:val="center"/>
        </w:trPr>
        <w:tc>
          <w:tcPr>
            <w:tcW w:w="4720" w:type="dxa"/>
            <w:noWrap/>
            <w:hideMark/>
          </w:tcPr>
          <w:p w14:paraId="4310DE60" w14:textId="77777777" w:rsidR="000A1D88" w:rsidRPr="000A1D88" w:rsidRDefault="000A1D88">
            <w:pPr>
              <w:rPr>
                <w:rFonts w:ascii="Times New Roman" w:hAnsi="Times New Roman" w:cs="Times New Roman"/>
                <w:sz w:val="24"/>
                <w:szCs w:val="24"/>
              </w:rPr>
            </w:pPr>
            <w:r w:rsidRPr="000A1D88">
              <w:rPr>
                <w:rFonts w:ascii="Times New Roman" w:hAnsi="Times New Roman" w:cs="Times New Roman"/>
                <w:sz w:val="24"/>
                <w:szCs w:val="24"/>
              </w:rPr>
              <w:t>Corn Soy - Full no-till</w:t>
            </w:r>
          </w:p>
        </w:tc>
        <w:tc>
          <w:tcPr>
            <w:tcW w:w="2655" w:type="dxa"/>
            <w:noWrap/>
            <w:hideMark/>
          </w:tcPr>
          <w:p w14:paraId="792FE496" w14:textId="77777777" w:rsidR="000A1D88" w:rsidRPr="000A1D88" w:rsidRDefault="000A1D88" w:rsidP="000A1D88">
            <w:pPr>
              <w:rPr>
                <w:rFonts w:ascii="Times New Roman" w:hAnsi="Times New Roman" w:cs="Times New Roman"/>
                <w:sz w:val="24"/>
                <w:szCs w:val="24"/>
              </w:rPr>
            </w:pPr>
            <w:r w:rsidRPr="000A1D88">
              <w:rPr>
                <w:rFonts w:ascii="Times New Roman" w:hAnsi="Times New Roman" w:cs="Times New Roman"/>
                <w:sz w:val="24"/>
                <w:szCs w:val="24"/>
              </w:rPr>
              <w:t>40</w:t>
            </w:r>
          </w:p>
        </w:tc>
      </w:tr>
      <w:tr w:rsidR="000A1D88" w:rsidRPr="000A1D88" w14:paraId="42FF7937" w14:textId="77777777" w:rsidTr="000A1D88">
        <w:trPr>
          <w:trHeight w:val="288"/>
          <w:jc w:val="center"/>
        </w:trPr>
        <w:tc>
          <w:tcPr>
            <w:tcW w:w="4720" w:type="dxa"/>
            <w:noWrap/>
            <w:hideMark/>
          </w:tcPr>
          <w:p w14:paraId="553800E6" w14:textId="217FB3EE" w:rsidR="000A1D88" w:rsidRPr="000A1D88" w:rsidRDefault="000A1D88">
            <w:pPr>
              <w:rPr>
                <w:rFonts w:ascii="Times New Roman" w:hAnsi="Times New Roman" w:cs="Times New Roman"/>
                <w:sz w:val="24"/>
                <w:szCs w:val="24"/>
              </w:rPr>
            </w:pPr>
            <w:r w:rsidRPr="000A1D88">
              <w:rPr>
                <w:rFonts w:ascii="Times New Roman" w:hAnsi="Times New Roman" w:cs="Times New Roman"/>
                <w:sz w:val="24"/>
                <w:szCs w:val="24"/>
              </w:rPr>
              <w:t xml:space="preserve">Corn Soy </w:t>
            </w:r>
            <w:r>
              <w:rPr>
                <w:rFonts w:ascii="Times New Roman" w:hAnsi="Times New Roman" w:cs="Times New Roman"/>
                <w:sz w:val="24"/>
                <w:szCs w:val="24"/>
              </w:rPr>
              <w:t xml:space="preserve">- </w:t>
            </w:r>
            <w:r w:rsidRPr="000A1D88">
              <w:rPr>
                <w:rFonts w:ascii="Times New Roman" w:hAnsi="Times New Roman" w:cs="Times New Roman"/>
                <w:sz w:val="24"/>
                <w:szCs w:val="24"/>
              </w:rPr>
              <w:t>Full No-Till W/</w:t>
            </w:r>
            <w:r>
              <w:rPr>
                <w:rFonts w:ascii="Times New Roman" w:hAnsi="Times New Roman" w:cs="Times New Roman"/>
                <w:sz w:val="24"/>
                <w:szCs w:val="24"/>
              </w:rPr>
              <w:t xml:space="preserve"> Rye C</w:t>
            </w:r>
            <w:r w:rsidRPr="000A1D88">
              <w:rPr>
                <w:rFonts w:ascii="Times New Roman" w:hAnsi="Times New Roman" w:cs="Times New Roman"/>
                <w:sz w:val="24"/>
                <w:szCs w:val="24"/>
              </w:rPr>
              <w:t xml:space="preserve">over </w:t>
            </w:r>
            <w:r>
              <w:rPr>
                <w:rFonts w:ascii="Times New Roman" w:hAnsi="Times New Roman" w:cs="Times New Roman"/>
                <w:sz w:val="24"/>
                <w:szCs w:val="24"/>
              </w:rPr>
              <w:t>C</w:t>
            </w:r>
            <w:r w:rsidRPr="000A1D88">
              <w:rPr>
                <w:rFonts w:ascii="Times New Roman" w:hAnsi="Times New Roman" w:cs="Times New Roman"/>
                <w:sz w:val="24"/>
                <w:szCs w:val="24"/>
              </w:rPr>
              <w:t>rop</w:t>
            </w:r>
          </w:p>
        </w:tc>
        <w:tc>
          <w:tcPr>
            <w:tcW w:w="2655" w:type="dxa"/>
            <w:noWrap/>
            <w:hideMark/>
          </w:tcPr>
          <w:p w14:paraId="6087561D" w14:textId="77777777" w:rsidR="000A1D88" w:rsidRPr="000A1D88" w:rsidRDefault="000A1D88" w:rsidP="000A1D88">
            <w:pPr>
              <w:rPr>
                <w:rFonts w:ascii="Times New Roman" w:hAnsi="Times New Roman" w:cs="Times New Roman"/>
                <w:sz w:val="24"/>
                <w:szCs w:val="24"/>
              </w:rPr>
            </w:pPr>
            <w:r w:rsidRPr="000A1D88">
              <w:rPr>
                <w:rFonts w:ascii="Times New Roman" w:hAnsi="Times New Roman" w:cs="Times New Roman"/>
                <w:sz w:val="24"/>
                <w:szCs w:val="24"/>
              </w:rPr>
              <w:t>10</w:t>
            </w:r>
          </w:p>
        </w:tc>
      </w:tr>
      <w:tr w:rsidR="000A1D88" w:rsidRPr="000A1D88" w14:paraId="59426566" w14:textId="77777777" w:rsidTr="000A1D88">
        <w:trPr>
          <w:trHeight w:val="288"/>
          <w:jc w:val="center"/>
        </w:trPr>
        <w:tc>
          <w:tcPr>
            <w:tcW w:w="4720" w:type="dxa"/>
            <w:noWrap/>
            <w:hideMark/>
          </w:tcPr>
          <w:p w14:paraId="5DDA1549" w14:textId="6C325663" w:rsidR="000A1D88" w:rsidRPr="000A1D88" w:rsidRDefault="000A1D88">
            <w:pPr>
              <w:rPr>
                <w:rFonts w:ascii="Times New Roman" w:hAnsi="Times New Roman" w:cs="Times New Roman"/>
                <w:sz w:val="24"/>
                <w:szCs w:val="24"/>
              </w:rPr>
            </w:pPr>
            <w:r w:rsidRPr="000A1D88">
              <w:rPr>
                <w:rFonts w:ascii="Times New Roman" w:hAnsi="Times New Roman" w:cs="Times New Roman"/>
                <w:sz w:val="24"/>
                <w:szCs w:val="24"/>
              </w:rPr>
              <w:t xml:space="preserve">Corn-Bean-Wheat/Double Crop Beans </w:t>
            </w:r>
          </w:p>
        </w:tc>
        <w:tc>
          <w:tcPr>
            <w:tcW w:w="2655" w:type="dxa"/>
            <w:noWrap/>
            <w:hideMark/>
          </w:tcPr>
          <w:p w14:paraId="126F775A" w14:textId="77777777" w:rsidR="000A1D88" w:rsidRPr="000A1D88" w:rsidRDefault="000A1D88" w:rsidP="000A1D88">
            <w:pPr>
              <w:rPr>
                <w:rFonts w:ascii="Times New Roman" w:hAnsi="Times New Roman" w:cs="Times New Roman"/>
                <w:sz w:val="24"/>
                <w:szCs w:val="24"/>
              </w:rPr>
            </w:pPr>
            <w:r w:rsidRPr="000A1D88">
              <w:rPr>
                <w:rFonts w:ascii="Times New Roman" w:hAnsi="Times New Roman" w:cs="Times New Roman"/>
                <w:sz w:val="24"/>
                <w:szCs w:val="24"/>
              </w:rPr>
              <w:t>9</w:t>
            </w:r>
          </w:p>
        </w:tc>
      </w:tr>
      <w:tr w:rsidR="000A1D88" w:rsidRPr="000A1D88" w14:paraId="5F8393D8" w14:textId="77777777" w:rsidTr="000A1D88">
        <w:trPr>
          <w:trHeight w:val="288"/>
          <w:jc w:val="center"/>
        </w:trPr>
        <w:tc>
          <w:tcPr>
            <w:tcW w:w="4720" w:type="dxa"/>
            <w:noWrap/>
            <w:hideMark/>
          </w:tcPr>
          <w:p w14:paraId="6338F29D" w14:textId="5AA76202" w:rsidR="000A1D88" w:rsidRPr="000A1D88" w:rsidRDefault="000A1D88">
            <w:pPr>
              <w:rPr>
                <w:rFonts w:ascii="Times New Roman" w:hAnsi="Times New Roman" w:cs="Times New Roman"/>
                <w:sz w:val="24"/>
                <w:szCs w:val="24"/>
              </w:rPr>
            </w:pPr>
            <w:r w:rsidRPr="000A1D88">
              <w:rPr>
                <w:rFonts w:ascii="Times New Roman" w:hAnsi="Times New Roman" w:cs="Times New Roman"/>
                <w:sz w:val="24"/>
                <w:szCs w:val="24"/>
              </w:rPr>
              <w:t>Corn Bean Wheat Full No-Till W/Cover Crops</w:t>
            </w:r>
          </w:p>
        </w:tc>
        <w:tc>
          <w:tcPr>
            <w:tcW w:w="2655" w:type="dxa"/>
            <w:noWrap/>
            <w:hideMark/>
          </w:tcPr>
          <w:p w14:paraId="1AC054D8" w14:textId="77777777" w:rsidR="000A1D88" w:rsidRPr="000A1D88" w:rsidRDefault="000A1D88" w:rsidP="000A1D88">
            <w:pPr>
              <w:rPr>
                <w:rFonts w:ascii="Times New Roman" w:hAnsi="Times New Roman" w:cs="Times New Roman"/>
                <w:sz w:val="24"/>
                <w:szCs w:val="24"/>
              </w:rPr>
            </w:pPr>
            <w:r w:rsidRPr="000A1D88">
              <w:rPr>
                <w:rFonts w:ascii="Times New Roman" w:hAnsi="Times New Roman" w:cs="Times New Roman"/>
                <w:sz w:val="24"/>
                <w:szCs w:val="24"/>
              </w:rPr>
              <w:t>1</w:t>
            </w:r>
          </w:p>
        </w:tc>
      </w:tr>
    </w:tbl>
    <w:p w14:paraId="449AFF4A" w14:textId="77777777" w:rsidR="000A1D88" w:rsidRDefault="000A1D88" w:rsidP="000A1D88">
      <w:pPr>
        <w:jc w:val="center"/>
        <w:rPr>
          <w:rFonts w:ascii="Times New Roman" w:hAnsi="Times New Roman" w:cs="Times New Roman"/>
          <w:sz w:val="24"/>
          <w:szCs w:val="24"/>
        </w:rPr>
      </w:pPr>
    </w:p>
    <w:p w14:paraId="6AE761BC" w14:textId="0FCD0DE5" w:rsidR="00C90125" w:rsidRDefault="00C90125" w:rsidP="00C90125">
      <w:pPr>
        <w:pStyle w:val="ListParagraph"/>
        <w:numPr>
          <w:ilvl w:val="0"/>
          <w:numId w:val="2"/>
        </w:numPr>
        <w:rPr>
          <w:rFonts w:ascii="Times New Roman" w:hAnsi="Times New Roman" w:cs="Times New Roman"/>
          <w:sz w:val="24"/>
          <w:szCs w:val="24"/>
        </w:rPr>
      </w:pPr>
      <w:r w:rsidRPr="00C90125">
        <w:rPr>
          <w:rFonts w:ascii="Times New Roman" w:hAnsi="Times New Roman" w:cs="Times New Roman"/>
          <w:sz w:val="24"/>
          <w:szCs w:val="24"/>
        </w:rPr>
        <w:t>Soft data</w:t>
      </w:r>
    </w:p>
    <w:p w14:paraId="7B7E109E" w14:textId="62BC4482" w:rsidR="00C90125" w:rsidRDefault="00B530CF">
      <w:pPr>
        <w:rPr>
          <w:rFonts w:ascii="Times New Roman" w:hAnsi="Times New Roman" w:cs="Times New Roman"/>
          <w:sz w:val="24"/>
          <w:szCs w:val="24"/>
        </w:rPr>
      </w:pPr>
      <w:r>
        <w:rPr>
          <w:rFonts w:ascii="Times New Roman" w:hAnsi="Times New Roman" w:cs="Times New Roman"/>
          <w:sz w:val="24"/>
          <w:szCs w:val="24"/>
        </w:rPr>
        <w:t xml:space="preserve">Old Woman Creek </w:t>
      </w:r>
      <w:r w:rsidR="00D95C9B">
        <w:rPr>
          <w:rFonts w:ascii="Times New Roman" w:hAnsi="Times New Roman" w:cs="Times New Roman"/>
          <w:sz w:val="24"/>
          <w:szCs w:val="24"/>
        </w:rPr>
        <w:t xml:space="preserve">is </w:t>
      </w:r>
      <w:r w:rsidR="000E637A" w:rsidRPr="000E637A">
        <w:rPr>
          <w:rFonts w:ascii="Times New Roman" w:hAnsi="Times New Roman" w:cs="Times New Roman"/>
          <w:sz w:val="24"/>
          <w:szCs w:val="24"/>
        </w:rPr>
        <w:t xml:space="preserve">situated on the </w:t>
      </w:r>
      <w:r w:rsidR="00D95C9B">
        <w:rPr>
          <w:rFonts w:ascii="Times New Roman" w:hAnsi="Times New Roman" w:cs="Times New Roman"/>
          <w:sz w:val="24"/>
          <w:szCs w:val="24"/>
        </w:rPr>
        <w:t xml:space="preserve">eastern </w:t>
      </w:r>
      <w:r w:rsidR="000E637A" w:rsidRPr="000E637A">
        <w:rPr>
          <w:rFonts w:ascii="Times New Roman" w:hAnsi="Times New Roman" w:cs="Times New Roman"/>
          <w:sz w:val="24"/>
          <w:szCs w:val="24"/>
        </w:rPr>
        <w:t>border of the Western Lake Erie Basin</w:t>
      </w:r>
      <w:r w:rsidR="00D95C9B">
        <w:rPr>
          <w:rFonts w:ascii="Times New Roman" w:hAnsi="Times New Roman" w:cs="Times New Roman"/>
          <w:sz w:val="24"/>
          <w:szCs w:val="24"/>
        </w:rPr>
        <w:t>. However, it</w:t>
      </w:r>
      <w:ins w:id="4" w:author="Bohrer, Gil" w:date="2022-12-16T14:10:00Z">
        <w:r w:rsidR="00FC7309">
          <w:rPr>
            <w:rFonts w:ascii="Times New Roman" w:hAnsi="Times New Roman" w:cs="Times New Roman"/>
            <w:sz w:val="24"/>
            <w:szCs w:val="24"/>
          </w:rPr>
          <w:t xml:space="preserve"> </w:t>
        </w:r>
      </w:ins>
      <w:r w:rsidR="00FC7309">
        <w:rPr>
          <w:rFonts w:ascii="Times New Roman" w:hAnsi="Times New Roman" w:cs="Times New Roman"/>
          <w:sz w:val="24"/>
          <w:szCs w:val="24"/>
        </w:rPr>
        <w:t>ha</w:t>
      </w:r>
      <w:r w:rsidR="00D95C9B">
        <w:rPr>
          <w:rFonts w:ascii="Times New Roman" w:hAnsi="Times New Roman" w:cs="Times New Roman"/>
          <w:sz w:val="24"/>
          <w:szCs w:val="24"/>
        </w:rPr>
        <w:t xml:space="preserve">s been documented to behave </w:t>
      </w:r>
      <w:r w:rsidR="000E637A" w:rsidRPr="000E637A">
        <w:rPr>
          <w:rFonts w:ascii="Times New Roman" w:hAnsi="Times New Roman" w:cs="Times New Roman"/>
          <w:sz w:val="24"/>
          <w:szCs w:val="24"/>
        </w:rPr>
        <w:t xml:space="preserve">differently in terms of </w:t>
      </w:r>
      <w:r w:rsidR="000E637A">
        <w:rPr>
          <w:rFonts w:ascii="Times New Roman" w:hAnsi="Times New Roman" w:cs="Times New Roman"/>
          <w:sz w:val="24"/>
          <w:szCs w:val="24"/>
        </w:rPr>
        <w:t>main</w:t>
      </w:r>
      <w:r w:rsidR="000E637A" w:rsidRPr="000E637A">
        <w:rPr>
          <w:rFonts w:ascii="Times New Roman" w:hAnsi="Times New Roman" w:cs="Times New Roman"/>
          <w:sz w:val="24"/>
          <w:szCs w:val="24"/>
        </w:rPr>
        <w:t xml:space="preserve"> nutrient</w:t>
      </w:r>
      <w:r w:rsidR="000E637A">
        <w:rPr>
          <w:rFonts w:ascii="Times New Roman" w:hAnsi="Times New Roman" w:cs="Times New Roman"/>
          <w:sz w:val="24"/>
          <w:szCs w:val="24"/>
        </w:rPr>
        <w:t xml:space="preserve"> forms</w:t>
      </w:r>
      <w:r w:rsidR="000E637A" w:rsidRPr="000E637A">
        <w:rPr>
          <w:rFonts w:ascii="Times New Roman" w:hAnsi="Times New Roman" w:cs="Times New Roman"/>
          <w:sz w:val="24"/>
          <w:szCs w:val="24"/>
        </w:rPr>
        <w:t xml:space="preserve"> </w:t>
      </w:r>
      <w:r w:rsidR="000E637A">
        <w:rPr>
          <w:rFonts w:ascii="Times New Roman" w:hAnsi="Times New Roman" w:cs="Times New Roman"/>
          <w:sz w:val="24"/>
          <w:szCs w:val="24"/>
        </w:rPr>
        <w:t xml:space="preserve">from </w:t>
      </w:r>
      <w:r w:rsidR="000E637A" w:rsidRPr="000E637A">
        <w:rPr>
          <w:rFonts w:ascii="Times New Roman" w:hAnsi="Times New Roman" w:cs="Times New Roman"/>
          <w:sz w:val="24"/>
          <w:szCs w:val="24"/>
        </w:rPr>
        <w:t xml:space="preserve">agricultural loss than some of the nearby basins (HTLP, 2018). </w:t>
      </w:r>
      <w:r>
        <w:rPr>
          <w:rFonts w:ascii="Times New Roman" w:hAnsi="Times New Roman" w:cs="Times New Roman"/>
          <w:sz w:val="24"/>
          <w:szCs w:val="24"/>
        </w:rPr>
        <w:t xml:space="preserve">For instance, soluble phosphorus </w:t>
      </w:r>
      <w:r w:rsidR="00D95C9B">
        <w:rPr>
          <w:rFonts w:ascii="Times New Roman" w:hAnsi="Times New Roman" w:cs="Times New Roman"/>
          <w:sz w:val="24"/>
          <w:szCs w:val="24"/>
        </w:rPr>
        <w:t>concentrations</w:t>
      </w:r>
      <w:r w:rsidR="000E637A">
        <w:rPr>
          <w:rFonts w:ascii="Times New Roman" w:hAnsi="Times New Roman" w:cs="Times New Roman"/>
          <w:sz w:val="24"/>
          <w:szCs w:val="24"/>
        </w:rPr>
        <w:t xml:space="preserve"> from OWC is below the Lake Erie targets</w:t>
      </w:r>
      <w:r w:rsidR="00D95C9B">
        <w:rPr>
          <w:rFonts w:ascii="Times New Roman" w:hAnsi="Times New Roman" w:cs="Times New Roman"/>
          <w:sz w:val="24"/>
          <w:szCs w:val="24"/>
        </w:rPr>
        <w:t>, which many neighboring watersheds struggle to achieve</w:t>
      </w:r>
      <w:r w:rsidR="002E68C1">
        <w:rPr>
          <w:rFonts w:ascii="Times New Roman" w:hAnsi="Times New Roman" w:cs="Times New Roman"/>
          <w:sz w:val="24"/>
          <w:szCs w:val="24"/>
        </w:rPr>
        <w:t xml:space="preserve"> </w:t>
      </w:r>
      <w:r w:rsidR="00D95C9B">
        <w:rPr>
          <w:rFonts w:ascii="Times New Roman" w:hAnsi="Times New Roman" w:cs="Times New Roman"/>
          <w:sz w:val="24"/>
          <w:szCs w:val="24"/>
        </w:rPr>
        <w:t xml:space="preserve"> </w:t>
      </w:r>
      <w:r w:rsidR="00D95C9B">
        <w:rPr>
          <w:rFonts w:ascii="Times New Roman" w:hAnsi="Times New Roman" w:cs="Times New Roman"/>
          <w:sz w:val="24"/>
          <w:szCs w:val="24"/>
        </w:rPr>
        <w:fldChar w:fldCharType="begin" w:fldLock="1"/>
      </w:r>
      <w:r w:rsidR="000955F0">
        <w:rPr>
          <w:rFonts w:ascii="Times New Roman" w:hAnsi="Times New Roman" w:cs="Times New Roman"/>
          <w:sz w:val="24"/>
          <w:szCs w:val="24"/>
        </w:rPr>
        <w:instrText>ADDIN CSL_CITATION {"citationItems":[{"id":"ITEM-1","itemData":{"DOI":"10.1016/j.jenvman.2020.111710","ISSN":"10958630","PMID":"33308931","abstract":"Reducing harmful algal blooms in Lake Erie, situated between the United States and Canada, requires implementing best management practices to decrease nutrient loading from upstream sources. Bi-national water quality targets have been set for total and dissolved phosphorus loads, with the ultimate goal of reaching these targets in 9-out-of-10 years. Row crop agriculture dominates the land use in the Western Lake Erie Basin thus requiring efforts to mitigate nutrient loads from agricultural systems. To determine the types and extent of agricultural management practices needed to reach the water quality goals, we used five independently developed Soil and Water Assessment Tool models to evaluate the effects of 18 management scenarios over a 10-year period on nutrient export. Guidance from a stakeholder group was provided throughout the project, and resulted in improved data, development of realistic scenarios, and expanded outreach. Subsurface placement of phosphorus fertilizers, cover crops, riparian buffers, and wetlands were among the most effective management options. But, only in one realistic scenario did a majority (3/5) of the models predict that the total phosphorus loading target would be met in 9-out-of-10 years. Further, the dissolved phosphorus loading target was predicted to meet the 9-out-of-10-year goal by only one model and only in three scenarios. In all scenarios evaluated, the 9-out-of-10-year goal was not met based on the average of model predictions. Ensemble modeling revealed general agreement about the effects of several practices although some scenarios resulted in a wide range of uncertainty. Overall, our results demonstrate that there are multiple pathways to approach the established water quality goals, but greater adoption rates of practices than those tested here will likely be needed to attain the management targets.","author":[{"dropping-particle":"","family":"Martin","given":"Jay F.","non-dropping-particle":"","parse-names":false,"suffix":""},{"dropping-particle":"","family":"Kalcic","given":"Margaret M.","non-dropping-particle":"","parse-names":false,"suffix":""},{"dropping-particle":"","family":"Aloysius","given":"Noel","non-dropping-particle":"","parse-names":false,"suffix":""},{"dropping-particle":"","family":"Apostel","given":"Anna M.","non-dropping-particle":"","parse-names":false,"suffix":""},{"dropping-particle":"","family":"Brooker","given":"Michael R.","non-dropping-particle":"","parse-names":false,"suffix":""},{"dropping-particle":"","family":"Evenson","given":"Grey","non-dropping-particle":"","parse-names":false,"suffix":""},{"dropping-particle":"","family":"Kast","given":"Jeffrey B.","non-dropping-particle":"","parse-names":false,"suffix":""},{"dropping-particle":"","family":"Kujawa","given":"Haley","non-dropping-particle":"","parse-names":false,"suffix":""},{"dropping-particle":"","family":"Murumkar","given":"Asmita","non-dropping-particle":"","parse-names":false,"suffix":""},{"dropping-particle":"","family":"Becker","given":"Richard","non-dropping-particle":"","parse-names":false,"suffix":""},{"dropping-particle":"","family":"Boles","given":"Chelsie","non-dropping-particle":"","parse-names":false,"suffix":""},{"dropping-particle":"","family":"Confesor","given":"Remegio","non-dropping-particle":"","parse-names":false,"suffix":""},{"dropping-particle":"","family":"Dagnew","given":"Awoke","non-dropping-particle":"","parse-names":false,"suffix":""},{"dropping-particle":"","family":"Guo","given":"Tian","non-dropping-particle":"","parse-names":false,"suffix":""},{"dropping-particle":"","family":"Long","given":"Colleen M.","non-dropping-particle":"","parse-names":false,"suffix":""},{"dropping-particle":"","family":"Muenich","given":"Rebecca L.","non-dropping-particle":"","parse-names":false,"suffix":""},{"dropping-particle":"","family":"Scavia","given":"Donald","non-dropping-particle":"","parse-names":false,"suffix":""},{"dropping-particle":"","family":"Redder","given":"Todd","non-dropping-particle":"","parse-names":false,"suffix":""},{"dropping-particle":"","family":"Robertson","given":"Dale M.","non-dropping-particle":"","parse-names":false,"suffix":""},{"dropping-particle":"","family":"Wang","given":"Yu Chen","non-dropping-particle":"","parse-names":false,"suffix":""}],"container-title":"Journal of Environmental Management","id":"ITEM-1","issue":"May 2020","issued":{"date-parts":[["2021"]]},"page":"111710","publisher":"Elsevier Ltd","title":"Evaluating management options to reduce Lake Erie algal blooms using an ensemble of watershed models","type":"article-journal","volume":"280"},"uris":["http://www.mendeley.com/documents/?uuid=525970e2-e9fc-4fe0-88e3-6358ec3c5f20"]}],"mendeley":{"formattedCitation":"(Martin et al., 2021)","manualFormatting":"(Martin et al., 2021, ","plainTextFormattedCitation":"(Martin et al., 2021)","previouslyFormattedCitation":"(Martin et al., 2021)"},"properties":{"noteIndex":0},"schema":"https://github.com/citation-style-language/schema/raw/master/csl-citation.json"}</w:instrText>
      </w:r>
      <w:r w:rsidR="00D95C9B">
        <w:rPr>
          <w:rFonts w:ascii="Times New Roman" w:hAnsi="Times New Roman" w:cs="Times New Roman"/>
          <w:sz w:val="24"/>
          <w:szCs w:val="24"/>
        </w:rPr>
        <w:fldChar w:fldCharType="separate"/>
      </w:r>
      <w:r w:rsidR="00D95C9B" w:rsidRPr="00D95C9B">
        <w:rPr>
          <w:rFonts w:ascii="Times New Roman" w:hAnsi="Times New Roman" w:cs="Times New Roman"/>
          <w:noProof/>
          <w:sz w:val="24"/>
          <w:szCs w:val="24"/>
        </w:rPr>
        <w:t>(Martin et al., 2021</w:t>
      </w:r>
      <w:r w:rsidR="004F5946">
        <w:rPr>
          <w:rFonts w:ascii="Times New Roman" w:hAnsi="Times New Roman" w:cs="Times New Roman"/>
          <w:noProof/>
          <w:sz w:val="24"/>
          <w:szCs w:val="24"/>
        </w:rPr>
        <w:t xml:space="preserve">, </w:t>
      </w:r>
      <w:r w:rsidR="00D95C9B">
        <w:rPr>
          <w:rFonts w:ascii="Times New Roman" w:hAnsi="Times New Roman" w:cs="Times New Roman"/>
          <w:sz w:val="24"/>
          <w:szCs w:val="24"/>
        </w:rPr>
        <w:fldChar w:fldCharType="end"/>
      </w:r>
      <w:r w:rsidR="000E637A" w:rsidRPr="000E637A">
        <w:rPr>
          <w:rFonts w:ascii="Times New Roman" w:hAnsi="Times New Roman" w:cs="Times New Roman"/>
          <w:sz w:val="24"/>
          <w:szCs w:val="24"/>
          <w:highlight w:val="yellow"/>
        </w:rPr>
        <w:t xml:space="preserve">HTLP, 2018, </w:t>
      </w:r>
      <w:r w:rsidR="000E637A" w:rsidRPr="001264CA">
        <w:rPr>
          <w:rFonts w:ascii="Times New Roman" w:hAnsi="Times New Roman" w:cs="Times New Roman"/>
          <w:sz w:val="24"/>
          <w:szCs w:val="24"/>
        </w:rPr>
        <w:t>GLWQA 20</w:t>
      </w:r>
      <w:r w:rsidR="004662A8" w:rsidRPr="001264CA">
        <w:rPr>
          <w:rFonts w:ascii="Times New Roman" w:hAnsi="Times New Roman" w:cs="Times New Roman"/>
          <w:sz w:val="24"/>
          <w:szCs w:val="24"/>
        </w:rPr>
        <w:t>15</w:t>
      </w:r>
      <w:r w:rsidRPr="000E637A">
        <w:rPr>
          <w:rFonts w:ascii="Times New Roman" w:hAnsi="Times New Roman" w:cs="Times New Roman"/>
          <w:sz w:val="24"/>
          <w:szCs w:val="24"/>
          <w:highlight w:val="yellow"/>
        </w:rPr>
        <w:t>).</w:t>
      </w:r>
      <w:r>
        <w:rPr>
          <w:rFonts w:ascii="Times New Roman" w:hAnsi="Times New Roman" w:cs="Times New Roman"/>
          <w:sz w:val="24"/>
          <w:szCs w:val="24"/>
        </w:rPr>
        <w:t xml:space="preserve"> </w:t>
      </w:r>
      <w:r w:rsidR="000E637A" w:rsidRPr="000E637A">
        <w:rPr>
          <w:rFonts w:ascii="Times New Roman" w:hAnsi="Times New Roman" w:cs="Times New Roman"/>
          <w:sz w:val="24"/>
          <w:szCs w:val="24"/>
        </w:rPr>
        <w:t xml:space="preserve">Additionally, there is a </w:t>
      </w:r>
      <w:r w:rsidR="00D95C9B">
        <w:rPr>
          <w:rFonts w:ascii="Times New Roman" w:hAnsi="Times New Roman" w:cs="Times New Roman"/>
          <w:sz w:val="24"/>
          <w:szCs w:val="24"/>
        </w:rPr>
        <w:t xml:space="preserve">dearth </w:t>
      </w:r>
      <w:r w:rsidR="000E637A" w:rsidRPr="000E637A">
        <w:rPr>
          <w:rFonts w:ascii="Times New Roman" w:hAnsi="Times New Roman" w:cs="Times New Roman"/>
          <w:sz w:val="24"/>
          <w:szCs w:val="24"/>
        </w:rPr>
        <w:t xml:space="preserve">of modern studies on the watershed </w:t>
      </w:r>
      <w:r w:rsidR="000E637A">
        <w:rPr>
          <w:rFonts w:ascii="Times New Roman" w:hAnsi="Times New Roman" w:cs="Times New Roman"/>
          <w:sz w:val="24"/>
          <w:szCs w:val="24"/>
        </w:rPr>
        <w:t>to characterize more recent landscape processes and behavior.</w:t>
      </w:r>
      <w:r w:rsidR="002E68C1">
        <w:rPr>
          <w:rFonts w:ascii="Times New Roman" w:hAnsi="Times New Roman" w:cs="Times New Roman"/>
          <w:sz w:val="24"/>
          <w:szCs w:val="24"/>
        </w:rPr>
        <w:t xml:space="preserve"> For instance, OWC’s </w:t>
      </w:r>
      <w:r w:rsidR="00C90125">
        <w:rPr>
          <w:rFonts w:ascii="Times New Roman" w:hAnsi="Times New Roman" w:cs="Times New Roman"/>
          <w:sz w:val="24"/>
          <w:szCs w:val="24"/>
        </w:rPr>
        <w:t>goal is to reduce sediment loading by 66%</w:t>
      </w:r>
      <w:r w:rsidR="002E68C1">
        <w:rPr>
          <w:rFonts w:ascii="Times New Roman" w:hAnsi="Times New Roman" w:cs="Times New Roman"/>
          <w:sz w:val="24"/>
          <w:szCs w:val="24"/>
        </w:rPr>
        <w:t xml:space="preserve"> to improve water quality and be removed from the 303d list of impaired waters</w:t>
      </w:r>
      <w:r w:rsidR="00A772B0">
        <w:rPr>
          <w:rFonts w:ascii="Times New Roman" w:hAnsi="Times New Roman" w:cs="Times New Roman"/>
          <w:sz w:val="24"/>
          <w:szCs w:val="24"/>
        </w:rPr>
        <w:t xml:space="preserve"> </w:t>
      </w:r>
      <w:r w:rsidR="00A772B0">
        <w:rPr>
          <w:rFonts w:ascii="Times New Roman" w:hAnsi="Times New Roman" w:cs="Times New Roman"/>
          <w:sz w:val="24"/>
          <w:szCs w:val="24"/>
        </w:rPr>
        <w:fldChar w:fldCharType="begin" w:fldLock="1"/>
      </w:r>
      <w:r w:rsidR="00F726E8">
        <w:rPr>
          <w:rFonts w:ascii="Times New Roman" w:hAnsi="Times New Roman" w:cs="Times New Roman"/>
          <w:sz w:val="24"/>
          <w:szCs w:val="24"/>
        </w:rPr>
        <w:instrText>ADDIN CSL_CITATION {"citationItems":[{"id":"ITEM-1","itemData":{"author":[{"dropping-particle":"","family":"OEPA","given":"","non-dropping-particle":"","parse-names":false,"suffix":""}],"id":"ITEM-1","issued":{"date-parts":[["2005"]]},"number-of-pages":"1-49","title":"Total Maximum Daily Loads for the Old Woman Creek and Chappel Creek Watersheds","type":"report"},"uris":["http://www.mendeley.com/documents/?uuid=adf2e9f1-2b8f-4d1e-83d1-f94b5021bffd"]}],"mendeley":{"formattedCitation":"(OEPA, 2005)","plainTextFormattedCitation":"(OEPA, 2005)","previouslyFormattedCitation":"(OEPA, 2005)"},"properties":{"noteIndex":0},"schema":"https://github.com/citation-style-language/schema/raw/master/csl-citation.json"}</w:instrText>
      </w:r>
      <w:r w:rsidR="00A772B0">
        <w:rPr>
          <w:rFonts w:ascii="Times New Roman" w:hAnsi="Times New Roman" w:cs="Times New Roman"/>
          <w:sz w:val="24"/>
          <w:szCs w:val="24"/>
        </w:rPr>
        <w:fldChar w:fldCharType="separate"/>
      </w:r>
      <w:r w:rsidR="00A772B0" w:rsidRPr="00A772B0">
        <w:rPr>
          <w:rFonts w:ascii="Times New Roman" w:hAnsi="Times New Roman" w:cs="Times New Roman"/>
          <w:noProof/>
          <w:sz w:val="24"/>
          <w:szCs w:val="24"/>
        </w:rPr>
        <w:t>(OEPA, 2005)</w:t>
      </w:r>
      <w:r w:rsidR="00A772B0">
        <w:rPr>
          <w:rFonts w:ascii="Times New Roman" w:hAnsi="Times New Roman" w:cs="Times New Roman"/>
          <w:sz w:val="24"/>
          <w:szCs w:val="24"/>
        </w:rPr>
        <w:fldChar w:fldCharType="end"/>
      </w:r>
      <w:r w:rsidR="00C90125">
        <w:rPr>
          <w:rFonts w:ascii="Times New Roman" w:hAnsi="Times New Roman" w:cs="Times New Roman"/>
          <w:sz w:val="24"/>
          <w:szCs w:val="24"/>
        </w:rPr>
        <w:t xml:space="preserve">. </w:t>
      </w:r>
      <w:r w:rsidR="002E68C1">
        <w:rPr>
          <w:rFonts w:ascii="Times New Roman" w:hAnsi="Times New Roman" w:cs="Times New Roman"/>
          <w:sz w:val="24"/>
          <w:szCs w:val="24"/>
        </w:rPr>
        <w:t>However, f</w:t>
      </w:r>
      <w:r w:rsidR="00C90125">
        <w:rPr>
          <w:rFonts w:ascii="Times New Roman" w:hAnsi="Times New Roman" w:cs="Times New Roman"/>
          <w:sz w:val="24"/>
          <w:szCs w:val="24"/>
        </w:rPr>
        <w:t xml:space="preserve">ew </w:t>
      </w:r>
      <w:r w:rsidR="00D203BB">
        <w:rPr>
          <w:rFonts w:ascii="Times New Roman" w:hAnsi="Times New Roman" w:cs="Times New Roman"/>
          <w:sz w:val="24"/>
          <w:szCs w:val="24"/>
        </w:rPr>
        <w:t>recent</w:t>
      </w:r>
      <w:r w:rsidR="00C90125">
        <w:rPr>
          <w:rFonts w:ascii="Times New Roman" w:hAnsi="Times New Roman" w:cs="Times New Roman"/>
          <w:sz w:val="24"/>
          <w:szCs w:val="24"/>
        </w:rPr>
        <w:t xml:space="preserve"> studies exist </w:t>
      </w:r>
      <w:r w:rsidR="00C90125">
        <w:rPr>
          <w:rFonts w:ascii="Times New Roman" w:hAnsi="Times New Roman" w:cs="Times New Roman"/>
          <w:sz w:val="24"/>
          <w:szCs w:val="24"/>
        </w:rPr>
        <w:lastRenderedPageBreak/>
        <w:t xml:space="preserve">on sediment loss from the landscape in </w:t>
      </w:r>
      <w:r w:rsidR="00FC7309">
        <w:rPr>
          <w:rFonts w:ascii="Times New Roman" w:hAnsi="Times New Roman" w:cs="Times New Roman"/>
          <w:sz w:val="24"/>
          <w:szCs w:val="24"/>
        </w:rPr>
        <w:t>OWC</w:t>
      </w:r>
      <w:r w:rsidR="00C90125">
        <w:rPr>
          <w:rFonts w:ascii="Times New Roman" w:hAnsi="Times New Roman" w:cs="Times New Roman"/>
          <w:sz w:val="24"/>
          <w:szCs w:val="24"/>
        </w:rPr>
        <w:t>.</w:t>
      </w:r>
      <w:r>
        <w:rPr>
          <w:rFonts w:ascii="Times New Roman" w:hAnsi="Times New Roman" w:cs="Times New Roman"/>
          <w:sz w:val="24"/>
          <w:szCs w:val="24"/>
        </w:rPr>
        <w:t xml:space="preserve"> Previous studies have estimated sediment loss using the MUSLE equation </w:t>
      </w:r>
      <w:r w:rsidR="00D203BB">
        <w:rPr>
          <w:rFonts w:ascii="Times New Roman" w:hAnsi="Times New Roman" w:cs="Times New Roman"/>
          <w:sz w:val="24"/>
          <w:szCs w:val="24"/>
        </w:rPr>
        <w:t>as well as extensive sediment sampling across the watershed. Both studies found net soil erosion on average to range from 0.5 ton/ha/</w:t>
      </w:r>
      <w:proofErr w:type="spellStart"/>
      <w:r w:rsidR="00D203BB">
        <w:rPr>
          <w:rFonts w:ascii="Times New Roman" w:hAnsi="Times New Roman" w:cs="Times New Roman"/>
          <w:sz w:val="24"/>
          <w:szCs w:val="24"/>
        </w:rPr>
        <w:t>yr</w:t>
      </w:r>
      <w:proofErr w:type="spellEnd"/>
      <w:r w:rsidR="00D203BB">
        <w:rPr>
          <w:rFonts w:ascii="Times New Roman" w:hAnsi="Times New Roman" w:cs="Times New Roman"/>
          <w:sz w:val="24"/>
          <w:szCs w:val="24"/>
        </w:rPr>
        <w:t xml:space="preserve"> </w:t>
      </w:r>
      <w:r w:rsidR="00D203BB">
        <w:rPr>
          <w:rFonts w:ascii="Times New Roman" w:hAnsi="Times New Roman" w:cs="Times New Roman"/>
          <w:sz w:val="24"/>
          <w:szCs w:val="24"/>
        </w:rPr>
        <w:fldChar w:fldCharType="begin" w:fldLock="1"/>
      </w:r>
      <w:r w:rsidR="00AA299B">
        <w:rPr>
          <w:rFonts w:ascii="Times New Roman" w:hAnsi="Times New Roman" w:cs="Times New Roman"/>
          <w:sz w:val="24"/>
          <w:szCs w:val="24"/>
        </w:rPr>
        <w:instrText>ADDIN CSL_CITATION {"citationItems":[{"id":"ITEM-1","itemData":{"DOI":"10.2134/jeq2002.5400","ISSN":"0047-2425","PMID":"11837444","abstract":"Soil cores and suspended sediments were collected within the Old Woman Creek, Ohio (OWC) watershed following a thunderstorm and analyzed for 7Be, 137Cs, and 210Pb activities to compare the effects of till vs. no-till management on soil erosion and sediment yield. The upper reaches of the watershed draining tilled agricultural fields were disproportionately responsible for the majority of the suspended sediment load compared with lower in the watershed (2.0-7.0 metric tons/km2 [Mg/km2] vs. 1.2-2.6 Mg/km2). About 6 to 10 times more sediment was derived from the subbasins that are predominantly tilled (6.8-12.4 Mg/km2) compared with the subbasins undergoing no-till practices (0.5-1.1 Mg/km2). In undisturbed soils the 210Pb activities decreased with movement toward the bottom of the cores to the constant supported 210Pb value at a depth of about 10 cm. There was a subsurface maximum in 137Cs activity within the top 10 cm. In contrast, the 210Pb and 137Cs distributions in soils that are currently or were previously tilled were nearly homogeneous with depth, reflecting continuing or previous mixing by plowing. The activities of 210Pb and 7Be were linearly correlated and were higher in suspended sediments derived from no-till subbasins than those derived from tilled subbasins, indicating that the soil surface is the source of suspended sediment. This study demonstrates that no-till farming results in decreases in soil erosion and decreases in suspended sediment discharges and that those eroded sediments have a radionuclide signature corresponding to the tillage practice and the depth of erosion.","author":[{"dropping-particle":"","family":"Matisoff","given":"Gerald","non-dropping-particle":"","parse-names":false,"suffix":""},{"dropping-particle":"","family":"Bonniwell","given":"Everett C.","non-dropping-particle":"","parse-names":false,"suffix":""},{"dropping-particle":"","family":"Whiting","given":"Peter J.","non-dropping-particle":"","parse-names":false,"suffix":""}],"container-title":"Journal of Environmental Quality","id":"ITEM-1","issue":"1","issued":{"date-parts":[["2002"]]},"page":"54-61","title":"Soil Erosion and Sediment Sources in an Ohio Watershed using Beryllium-7, Cesium-137, and Lead-210","type":"article-journal","volume":"31"},"uris":["http://www.mendeley.com/documents/?uuid=a9fb06f5-d1b6-4385-a84b-e63049a7a752"]}],"mendeley":{"formattedCitation":"(Matisoff et al., 2002a)","plainTextFormattedCitation":"(Matisoff et al., 2002a)","previouslyFormattedCitation":"(Matisoff et al., 2002a)"},"properties":{"noteIndex":0},"schema":"https://github.com/citation-style-language/schema/raw/master/csl-citation.json"}</w:instrText>
      </w:r>
      <w:r w:rsidR="00D203BB">
        <w:rPr>
          <w:rFonts w:ascii="Times New Roman" w:hAnsi="Times New Roman" w:cs="Times New Roman"/>
          <w:sz w:val="24"/>
          <w:szCs w:val="24"/>
        </w:rPr>
        <w:fldChar w:fldCharType="separate"/>
      </w:r>
      <w:r w:rsidR="000955F0" w:rsidRPr="000955F0">
        <w:rPr>
          <w:rFonts w:ascii="Times New Roman" w:hAnsi="Times New Roman" w:cs="Times New Roman"/>
          <w:noProof/>
          <w:sz w:val="24"/>
          <w:szCs w:val="24"/>
        </w:rPr>
        <w:t>(Matisoff et al., 2002a)</w:t>
      </w:r>
      <w:r w:rsidR="00D203BB">
        <w:rPr>
          <w:rFonts w:ascii="Times New Roman" w:hAnsi="Times New Roman" w:cs="Times New Roman"/>
          <w:sz w:val="24"/>
          <w:szCs w:val="24"/>
        </w:rPr>
        <w:fldChar w:fldCharType="end"/>
      </w:r>
      <w:r w:rsidR="00D203BB">
        <w:rPr>
          <w:rFonts w:ascii="Times New Roman" w:hAnsi="Times New Roman" w:cs="Times New Roman"/>
          <w:sz w:val="24"/>
          <w:szCs w:val="24"/>
        </w:rPr>
        <w:t xml:space="preserve"> to 1.1 ton/ha/</w:t>
      </w:r>
      <w:proofErr w:type="spellStart"/>
      <w:r w:rsidR="00D203BB">
        <w:rPr>
          <w:rFonts w:ascii="Times New Roman" w:hAnsi="Times New Roman" w:cs="Times New Roman"/>
          <w:sz w:val="24"/>
          <w:szCs w:val="24"/>
        </w:rPr>
        <w:t>yr</w:t>
      </w:r>
      <w:proofErr w:type="spellEnd"/>
      <w:r w:rsidR="00D203BB">
        <w:rPr>
          <w:rFonts w:ascii="Times New Roman" w:hAnsi="Times New Roman" w:cs="Times New Roman"/>
          <w:sz w:val="24"/>
          <w:szCs w:val="24"/>
        </w:rPr>
        <w:t xml:space="preserve"> </w:t>
      </w:r>
      <w:r w:rsidR="00D203BB">
        <w:rPr>
          <w:rFonts w:ascii="Times New Roman" w:hAnsi="Times New Roman" w:cs="Times New Roman"/>
          <w:sz w:val="24"/>
          <w:szCs w:val="24"/>
        </w:rPr>
        <w:fldChar w:fldCharType="begin" w:fldLock="1"/>
      </w:r>
      <w:r w:rsidR="00A772B0">
        <w:rPr>
          <w:rFonts w:ascii="Times New Roman" w:hAnsi="Times New Roman" w:cs="Times New Roman"/>
          <w:sz w:val="24"/>
          <w:szCs w:val="24"/>
        </w:rPr>
        <w:instrText>ADDIN CSL_CITATION {"citationItems":[{"id":"ITEM-1","itemData":{"ISSN":"00300950","abstract":"Upstream sediment yields have a potential impact on the Old Woman Creek National Estuarine Research Reserve. This project developed a GIS-based soil erosion model to calculate sediment delivery ratios and intrabasinal storage, and then developed a sediment routing model to identify portions of the drainage basin that are significant sediment contributors. A 120-meter grid spacing was used to divide the 69.5 km2 drainage basin into 4843 polygons (each 1.44 ha in size). Soil erosion was calculated for each polygon using RUSLE and a GIS data base. This study also modified the RUSLE by using a DEM to calculate length-slope factors. RUSLE soil loss values ranged from 1.6 to 97.3 (average 7.26) metric tons/ha/yr. These values are significantly (26%) greater than previous estimates based on RUSLE calculations by hand, primarily due to modification of length-slope factors and higher sampling density. A 502-day hydrological data base collected by Heidelberg College was used to calculate an average annual suspended sediment load for Old Woman Creek. Given that suspended sediment is 30-35% of the total sediment load, comparison of sediment load and RUSLE soil erosion indicates sediment delivery ratios between 21-25%, and intrabasinal storage of 75-79% for the catchment. The sediment routing model tracks sediment from polygon of origination down elope to adjacent streams. This model predicts highest sediment yields from the southeast portion of the drainage basin. Protection efforts for the estuarine reserve should emphasize crop management practices in this region.","author":[{"dropping-particle":"","family":"Evans","given":"James E.","non-dropping-particle":"","parse-names":false,"suffix":""},{"dropping-particle":"","family":"Seamon","given":"D. Erich","non-dropping-particle":"","parse-names":false,"suffix":""}],"container-title":"Ohio Journal of Science","id":"ITEM-1","issue":"3","issued":{"date-parts":[["1997"]]},"page":"44-52","title":"A GIS model to calculate sediment yields from a small rural watershed, Old Woman Creek, Erie and Huron Counties, Ohio","type":"article-journal","volume":"97"},"uris":["http://www.mendeley.com/documents/?uuid=f9287997-1cbf-4b8c-a979-0a285ca0088d"]}],"mendeley":{"formattedCitation":"(Evans and Seamon, 1997)","plainTextFormattedCitation":"(Evans and Seamon, 1997)","previouslyFormattedCitation":"(Evans and Seamon, 1997)"},"properties":{"noteIndex":0},"schema":"https://github.com/citation-style-language/schema/raw/master/csl-citation.json"}</w:instrText>
      </w:r>
      <w:r w:rsidR="00D203BB">
        <w:rPr>
          <w:rFonts w:ascii="Times New Roman" w:hAnsi="Times New Roman" w:cs="Times New Roman"/>
          <w:sz w:val="24"/>
          <w:szCs w:val="24"/>
        </w:rPr>
        <w:fldChar w:fldCharType="separate"/>
      </w:r>
      <w:r w:rsidR="00D203BB" w:rsidRPr="00D203BB">
        <w:rPr>
          <w:rFonts w:ascii="Times New Roman" w:hAnsi="Times New Roman" w:cs="Times New Roman"/>
          <w:noProof/>
          <w:sz w:val="24"/>
          <w:szCs w:val="24"/>
        </w:rPr>
        <w:t>(Evans and Seamon, 1997)</w:t>
      </w:r>
      <w:r w:rsidR="00D203BB">
        <w:rPr>
          <w:rFonts w:ascii="Times New Roman" w:hAnsi="Times New Roman" w:cs="Times New Roman"/>
          <w:sz w:val="24"/>
          <w:szCs w:val="24"/>
        </w:rPr>
        <w:fldChar w:fldCharType="end"/>
      </w:r>
      <w:r w:rsidR="00D203BB">
        <w:rPr>
          <w:rFonts w:ascii="Times New Roman" w:hAnsi="Times New Roman" w:cs="Times New Roman"/>
          <w:sz w:val="24"/>
          <w:szCs w:val="24"/>
        </w:rPr>
        <w:t xml:space="preserve">. In this study, </w:t>
      </w:r>
      <w:r w:rsidR="00D203BB" w:rsidRPr="00C65E40">
        <w:rPr>
          <w:rFonts w:ascii="Times New Roman" w:hAnsi="Times New Roman" w:cs="Times New Roman"/>
          <w:sz w:val="24"/>
          <w:szCs w:val="24"/>
        </w:rPr>
        <w:t>the net erosion rate from (whole basin Agricultural fields) was ___ ton/ha/yr.</w:t>
      </w:r>
      <w:r w:rsidR="00D203BB">
        <w:rPr>
          <w:rFonts w:ascii="Times New Roman" w:hAnsi="Times New Roman" w:cs="Times New Roman"/>
          <w:sz w:val="24"/>
          <w:szCs w:val="24"/>
        </w:rPr>
        <w:t xml:space="preserve"> However, it is important to note this model is calibrated for the 2011-2020 period and these studies were done closer to 2000.</w:t>
      </w:r>
      <w:r w:rsidR="00F726E8">
        <w:rPr>
          <w:rFonts w:ascii="Times New Roman" w:hAnsi="Times New Roman" w:cs="Times New Roman"/>
          <w:sz w:val="24"/>
          <w:szCs w:val="24"/>
        </w:rPr>
        <w:t xml:space="preserve"> In 2005, when creating the OWC TMDL for sediment, the Erie SWCD estimated no-till was closer to a rate of 40% on cropland acres </w:t>
      </w:r>
      <w:r w:rsidR="00F726E8">
        <w:rPr>
          <w:rFonts w:ascii="Times New Roman" w:hAnsi="Times New Roman" w:cs="Times New Roman"/>
          <w:sz w:val="24"/>
          <w:szCs w:val="24"/>
        </w:rPr>
        <w:fldChar w:fldCharType="begin" w:fldLock="1"/>
      </w:r>
      <w:r w:rsidR="002F741D">
        <w:rPr>
          <w:rFonts w:ascii="Times New Roman" w:hAnsi="Times New Roman" w:cs="Times New Roman"/>
          <w:sz w:val="24"/>
          <w:szCs w:val="24"/>
        </w:rPr>
        <w:instrText>ADDIN CSL_CITATION {"citationItems":[{"id":"ITEM-1","itemData":{"author":[{"dropping-particle":"","family":"OEPA","given":"","non-dropping-particle":"","parse-names":false,"suffix":""}],"id":"ITEM-1","issued":{"date-parts":[["2005"]]},"number-of-pages":"1-49","title":"Total Maximum Daily Loads for the Old Woman Creek and Chappel Creek Watersheds","type":"report"},"uris":["http://www.mendeley.com/documents/?uuid=adf2e9f1-2b8f-4d1e-83d1-f94b5021bffd"]}],"mendeley":{"formattedCitation":"(OEPA, 2005)","plainTextFormattedCitation":"(OEPA, 2005)","previouslyFormattedCitation":"(OEPA, 2005)"},"properties":{"noteIndex":0},"schema":"https://github.com/citation-style-language/schema/raw/master/csl-citation.json"}</w:instrText>
      </w:r>
      <w:r w:rsidR="00F726E8">
        <w:rPr>
          <w:rFonts w:ascii="Times New Roman" w:hAnsi="Times New Roman" w:cs="Times New Roman"/>
          <w:sz w:val="24"/>
          <w:szCs w:val="24"/>
        </w:rPr>
        <w:fldChar w:fldCharType="separate"/>
      </w:r>
      <w:r w:rsidR="00F726E8" w:rsidRPr="00F726E8">
        <w:rPr>
          <w:rFonts w:ascii="Times New Roman" w:hAnsi="Times New Roman" w:cs="Times New Roman"/>
          <w:noProof/>
          <w:sz w:val="24"/>
          <w:szCs w:val="24"/>
        </w:rPr>
        <w:t>(OEPA, 2005)</w:t>
      </w:r>
      <w:r w:rsidR="00F726E8">
        <w:rPr>
          <w:rFonts w:ascii="Times New Roman" w:hAnsi="Times New Roman" w:cs="Times New Roman"/>
          <w:sz w:val="24"/>
          <w:szCs w:val="24"/>
        </w:rPr>
        <w:fldChar w:fldCharType="end"/>
      </w:r>
      <w:r w:rsidR="00F726E8">
        <w:rPr>
          <w:rFonts w:ascii="Times New Roman" w:hAnsi="Times New Roman" w:cs="Times New Roman"/>
          <w:sz w:val="24"/>
          <w:szCs w:val="24"/>
        </w:rPr>
        <w:t>. The push for conservation tillage has been successful in this watershed, with the most recent estimate of no-till acres at 60%</w:t>
      </w:r>
      <w:r w:rsidR="000E637A">
        <w:rPr>
          <w:rFonts w:ascii="Times New Roman" w:hAnsi="Times New Roman" w:cs="Times New Roman"/>
          <w:sz w:val="24"/>
          <w:szCs w:val="24"/>
        </w:rPr>
        <w:t xml:space="preserve"> based on data taken by the Erie Soil and Water Conservation District</w:t>
      </w:r>
      <w:r w:rsidR="00F726E8">
        <w:rPr>
          <w:rFonts w:ascii="Times New Roman" w:hAnsi="Times New Roman" w:cs="Times New Roman"/>
          <w:sz w:val="24"/>
          <w:szCs w:val="24"/>
        </w:rPr>
        <w:t xml:space="preserve"> (Table </w:t>
      </w:r>
      <w:r w:rsidR="002E68C1">
        <w:rPr>
          <w:rFonts w:ascii="Times New Roman" w:hAnsi="Times New Roman" w:cs="Times New Roman"/>
          <w:sz w:val="24"/>
          <w:szCs w:val="24"/>
        </w:rPr>
        <w:t>1</w:t>
      </w:r>
      <w:r w:rsidR="00F726E8">
        <w:rPr>
          <w:rFonts w:ascii="Times New Roman" w:hAnsi="Times New Roman" w:cs="Times New Roman"/>
          <w:sz w:val="24"/>
          <w:szCs w:val="24"/>
        </w:rPr>
        <w:t>)</w:t>
      </w:r>
      <w:r w:rsidR="000E637A">
        <w:rPr>
          <w:rFonts w:ascii="Times New Roman" w:hAnsi="Times New Roman" w:cs="Times New Roman"/>
          <w:sz w:val="24"/>
          <w:szCs w:val="24"/>
        </w:rPr>
        <w:t>. H</w:t>
      </w:r>
      <w:r w:rsidR="00F726E8">
        <w:rPr>
          <w:rFonts w:ascii="Times New Roman" w:hAnsi="Times New Roman" w:cs="Times New Roman"/>
          <w:sz w:val="24"/>
          <w:szCs w:val="24"/>
        </w:rPr>
        <w:t>ence</w:t>
      </w:r>
      <w:r w:rsidR="000E637A">
        <w:rPr>
          <w:rFonts w:ascii="Times New Roman" w:hAnsi="Times New Roman" w:cs="Times New Roman"/>
          <w:sz w:val="24"/>
          <w:szCs w:val="24"/>
        </w:rPr>
        <w:t>,</w:t>
      </w:r>
      <w:r w:rsidR="00236FDD">
        <w:rPr>
          <w:rFonts w:ascii="Times New Roman" w:hAnsi="Times New Roman" w:cs="Times New Roman"/>
          <w:sz w:val="24"/>
          <w:szCs w:val="24"/>
        </w:rPr>
        <w:t xml:space="preserve"> it would be expected</w:t>
      </w:r>
      <w:r w:rsidR="000E637A">
        <w:rPr>
          <w:rFonts w:ascii="Times New Roman" w:hAnsi="Times New Roman" w:cs="Times New Roman"/>
          <w:sz w:val="24"/>
          <w:szCs w:val="24"/>
        </w:rPr>
        <w:t xml:space="preserve"> the management in this study</w:t>
      </w:r>
      <w:r w:rsidR="00236FDD">
        <w:rPr>
          <w:rFonts w:ascii="Times New Roman" w:hAnsi="Times New Roman" w:cs="Times New Roman"/>
          <w:sz w:val="24"/>
          <w:szCs w:val="24"/>
        </w:rPr>
        <w:t xml:space="preserve"> would</w:t>
      </w:r>
      <w:r w:rsidR="000E637A">
        <w:rPr>
          <w:rFonts w:ascii="Times New Roman" w:hAnsi="Times New Roman" w:cs="Times New Roman"/>
          <w:sz w:val="24"/>
          <w:szCs w:val="24"/>
        </w:rPr>
        <w:t xml:space="preserve"> reflects a lower sediment loss from the watershed than previous studies</w:t>
      </w:r>
      <w:r w:rsidR="00F726E8">
        <w:rPr>
          <w:rFonts w:ascii="Times New Roman" w:hAnsi="Times New Roman" w:cs="Times New Roman"/>
          <w:sz w:val="24"/>
          <w:szCs w:val="24"/>
        </w:rPr>
        <w:t>.</w:t>
      </w:r>
      <w:r w:rsidR="00D203BB">
        <w:rPr>
          <w:rFonts w:ascii="Times New Roman" w:hAnsi="Times New Roman" w:cs="Times New Roman"/>
          <w:sz w:val="24"/>
          <w:szCs w:val="24"/>
        </w:rPr>
        <w:t xml:space="preserve"> </w:t>
      </w:r>
    </w:p>
    <w:p w14:paraId="7D78E984" w14:textId="5B429A7F" w:rsidR="00F36031" w:rsidRDefault="00F36031">
      <w:pPr>
        <w:rPr>
          <w:rFonts w:ascii="Times New Roman" w:hAnsi="Times New Roman" w:cs="Times New Roman"/>
          <w:b/>
          <w:bCs/>
          <w:sz w:val="24"/>
          <w:szCs w:val="24"/>
        </w:rPr>
      </w:pPr>
      <w:r>
        <w:rPr>
          <w:rFonts w:ascii="Times New Roman" w:hAnsi="Times New Roman" w:cs="Times New Roman"/>
          <w:b/>
          <w:bCs/>
          <w:sz w:val="24"/>
          <w:szCs w:val="24"/>
        </w:rPr>
        <w:t>Old Woman Creek estuary representation</w:t>
      </w:r>
      <w:r w:rsidR="00FA68BE">
        <w:rPr>
          <w:rFonts w:ascii="Times New Roman" w:hAnsi="Times New Roman" w:cs="Times New Roman"/>
          <w:b/>
          <w:bCs/>
          <w:sz w:val="24"/>
          <w:szCs w:val="24"/>
        </w:rPr>
        <w:t xml:space="preserve"> and calibration</w:t>
      </w:r>
    </w:p>
    <w:p w14:paraId="1EDB4E17" w14:textId="01CC5E68" w:rsidR="00F36031" w:rsidRPr="00BC691D" w:rsidRDefault="00F36031">
      <w:pPr>
        <w:rPr>
          <w:rFonts w:ascii="Times New Roman" w:hAnsi="Times New Roman" w:cs="Times New Roman"/>
          <w:sz w:val="24"/>
          <w:szCs w:val="24"/>
          <w:highlight w:val="yellow"/>
        </w:rPr>
      </w:pPr>
      <w:r w:rsidRPr="00BC691D">
        <w:rPr>
          <w:rFonts w:ascii="Times New Roman" w:hAnsi="Times New Roman" w:cs="Times New Roman"/>
          <w:sz w:val="24"/>
          <w:szCs w:val="24"/>
          <w:highlight w:val="yellow"/>
        </w:rPr>
        <w:t>Reasoning and implementation</w:t>
      </w:r>
    </w:p>
    <w:p w14:paraId="6E37A99C" w14:textId="06E59C0D" w:rsidR="00F36031" w:rsidRDefault="00F36031">
      <w:pPr>
        <w:rPr>
          <w:rFonts w:ascii="Times New Roman" w:hAnsi="Times New Roman" w:cs="Times New Roman"/>
          <w:sz w:val="24"/>
          <w:szCs w:val="24"/>
          <w:highlight w:val="yellow"/>
        </w:rPr>
      </w:pPr>
      <w:r w:rsidRPr="00BC691D">
        <w:rPr>
          <w:rFonts w:ascii="Times New Roman" w:hAnsi="Times New Roman" w:cs="Times New Roman"/>
          <w:sz w:val="24"/>
          <w:szCs w:val="24"/>
          <w:highlight w:val="yellow"/>
        </w:rPr>
        <w:t xml:space="preserve">Insert </w:t>
      </w:r>
      <w:proofErr w:type="gramStart"/>
      <w:r w:rsidRPr="00BC691D">
        <w:rPr>
          <w:rFonts w:ascii="Times New Roman" w:hAnsi="Times New Roman" w:cs="Times New Roman"/>
          <w:sz w:val="24"/>
          <w:szCs w:val="24"/>
          <w:highlight w:val="yellow"/>
        </w:rPr>
        <w:t>schematic</w:t>
      </w:r>
      <w:proofErr w:type="gramEnd"/>
    </w:p>
    <w:p w14:paraId="46990907" w14:textId="77777777" w:rsidR="000C11A3" w:rsidRDefault="009202F8">
      <w:pPr>
        <w:rPr>
          <w:rFonts w:ascii="Times New Roman" w:hAnsi="Times New Roman" w:cs="Times New Roman"/>
          <w:sz w:val="24"/>
          <w:szCs w:val="24"/>
        </w:rPr>
      </w:pPr>
      <w:r w:rsidRPr="009202F8">
        <w:rPr>
          <w:rFonts w:ascii="Times New Roman" w:hAnsi="Times New Roman" w:cs="Times New Roman"/>
          <w:sz w:val="24"/>
          <w:szCs w:val="24"/>
        </w:rPr>
        <w:fldChar w:fldCharType="begin" w:fldLock="1"/>
      </w:r>
      <w:r w:rsidRPr="009202F8">
        <w:rPr>
          <w:rFonts w:ascii="Times New Roman" w:hAnsi="Times New Roman" w:cs="Times New Roman"/>
          <w:sz w:val="24"/>
          <w:szCs w:val="24"/>
        </w:rPr>
        <w:instrText>ADDIN CSL_CITATION {"citationItems":[{"id":"ITEM-1","itemData":{"DOI":"10.2139/ssrn.4216193","ISSN":"0016-7061","author":[{"dropping-particle":"","family":"Villa","given":"Jorge A.","non-dropping-particle":"","parse-names":false,"suffix":""},{"dropping-particle":"","family":"Bohrer","given":"Gil","non-dropping-particle":"","parse-names":false,"suffix":""},{"dropping-particle":"","family":"Ju","given":"Yang","non-dropping-particle":"","parse-names":false,"suffix":""},{"dropping-particle":"","family":"Wrighton","given":"Kelly","non-dropping-particle":"","parse-names":false,"suffix":""},{"dropping-particle":"","family":"Johnson","given":"Nicholas","non-dropping-particle":"","parse-names":false,"suffix":""},{"dropping-particle":"","family":"Kinsman-Costello","given":"Lauren","non-dropping-particle":"","parse-names":false,"suffix":""}],"container-title":"SSRN Electronic Journal","id":"ITEM-1","issue":"September 2022","issued":{"date-parts":[["2022"]]},"page":"116349","publisher":"Elsevier B.V.","title":"Carbon Sequestration, Nitrogen, and Phosphorus Accumulation in a Freshwater, Estuarine Marsh: Effects of Microtopography and Watershed's Nutrient Loads","type":"article-journal","volume":"430"},"uris":["http://www.mendeley.com/documents/?uuid=0686558c-a9f2-4c22-94ec-dfcf154a6419"]}],"mendeley":{"formattedCitation":"(Villa et al., 2022)","plainTextFormattedCitation":"(Villa et al., 2022)"},"properties":{"noteIndex":0},"schema":"https://github.com/citation-style-language/schema/raw/master/csl-citation.json"}</w:instrText>
      </w:r>
      <w:r w:rsidRPr="009202F8">
        <w:rPr>
          <w:rFonts w:ascii="Times New Roman" w:hAnsi="Times New Roman" w:cs="Times New Roman"/>
          <w:sz w:val="24"/>
          <w:szCs w:val="24"/>
        </w:rPr>
        <w:fldChar w:fldCharType="separate"/>
      </w:r>
      <w:r w:rsidRPr="009202F8">
        <w:rPr>
          <w:rFonts w:ascii="Times New Roman" w:hAnsi="Times New Roman" w:cs="Times New Roman"/>
          <w:noProof/>
          <w:sz w:val="24"/>
          <w:szCs w:val="24"/>
        </w:rPr>
        <w:t>(Villa et al., 2022)</w:t>
      </w:r>
      <w:r w:rsidRPr="009202F8">
        <w:rPr>
          <w:rFonts w:ascii="Times New Roman" w:hAnsi="Times New Roman" w:cs="Times New Roman"/>
          <w:sz w:val="24"/>
          <w:szCs w:val="24"/>
        </w:rPr>
        <w:fldChar w:fldCharType="end"/>
      </w:r>
      <w:r w:rsidRPr="009202F8">
        <w:rPr>
          <w:rFonts w:ascii="Times New Roman" w:hAnsi="Times New Roman" w:cs="Times New Roman"/>
          <w:sz w:val="24"/>
          <w:szCs w:val="24"/>
        </w:rPr>
        <w:t xml:space="preserve"> </w:t>
      </w:r>
      <w:r w:rsidR="000C11A3">
        <w:rPr>
          <w:rFonts w:ascii="Times New Roman" w:hAnsi="Times New Roman" w:cs="Times New Roman"/>
          <w:sz w:val="24"/>
          <w:szCs w:val="24"/>
        </w:rPr>
        <w:t>demonstrated</w:t>
      </w:r>
      <w:r w:rsidRPr="009202F8">
        <w:rPr>
          <w:rFonts w:ascii="Times New Roman" w:hAnsi="Times New Roman" w:cs="Times New Roman"/>
          <w:sz w:val="24"/>
          <w:szCs w:val="24"/>
        </w:rPr>
        <w:t xml:space="preserve"> </w:t>
      </w:r>
      <w:r w:rsidR="000C11A3">
        <w:rPr>
          <w:rFonts w:ascii="Times New Roman" w:hAnsi="Times New Roman" w:cs="Times New Roman"/>
          <w:sz w:val="24"/>
          <w:szCs w:val="24"/>
        </w:rPr>
        <w:t>a</w:t>
      </w:r>
      <w:r w:rsidRPr="009202F8">
        <w:rPr>
          <w:rFonts w:ascii="Times New Roman" w:hAnsi="Times New Roman" w:cs="Times New Roman"/>
          <w:sz w:val="24"/>
          <w:szCs w:val="24"/>
        </w:rPr>
        <w:t xml:space="preserve"> statistically significant effect of microtopography on the rates of phosphorus</w:t>
      </w:r>
      <w:r w:rsidR="000C11A3">
        <w:rPr>
          <w:rFonts w:ascii="Times New Roman" w:hAnsi="Times New Roman" w:cs="Times New Roman"/>
          <w:sz w:val="24"/>
          <w:szCs w:val="24"/>
        </w:rPr>
        <w:t xml:space="preserve"> (P)</w:t>
      </w:r>
      <w:r w:rsidRPr="009202F8">
        <w:rPr>
          <w:rFonts w:ascii="Times New Roman" w:hAnsi="Times New Roman" w:cs="Times New Roman"/>
          <w:sz w:val="24"/>
          <w:szCs w:val="24"/>
        </w:rPr>
        <w:t xml:space="preserve"> accumulation in estuary soils. </w:t>
      </w:r>
      <w:r w:rsidR="000C11A3">
        <w:rPr>
          <w:rFonts w:ascii="Times New Roman" w:hAnsi="Times New Roman" w:cs="Times New Roman"/>
          <w:sz w:val="24"/>
          <w:szCs w:val="24"/>
        </w:rPr>
        <w:t>Hence, to accurately represent rates of P accumulation, w</w:t>
      </w:r>
      <w:r w:rsidRPr="009202F8">
        <w:rPr>
          <w:rFonts w:ascii="Times New Roman" w:hAnsi="Times New Roman" w:cs="Times New Roman"/>
          <w:sz w:val="24"/>
          <w:szCs w:val="24"/>
        </w:rPr>
        <w:t>e implemented the estuary as a series of parallel reservoirs</w:t>
      </w:r>
      <w:r w:rsidR="000C11A3">
        <w:rPr>
          <w:rFonts w:ascii="Times New Roman" w:hAnsi="Times New Roman" w:cs="Times New Roman"/>
          <w:sz w:val="24"/>
          <w:szCs w:val="24"/>
        </w:rPr>
        <w:t xml:space="preserve"> with each</w:t>
      </w:r>
      <w:r w:rsidRPr="009202F8">
        <w:rPr>
          <w:rFonts w:ascii="Times New Roman" w:hAnsi="Times New Roman" w:cs="Times New Roman"/>
          <w:sz w:val="24"/>
          <w:szCs w:val="24"/>
        </w:rPr>
        <w:t xml:space="preserve"> represent</w:t>
      </w:r>
      <w:r w:rsidR="000C11A3">
        <w:rPr>
          <w:rFonts w:ascii="Times New Roman" w:hAnsi="Times New Roman" w:cs="Times New Roman"/>
          <w:sz w:val="24"/>
          <w:szCs w:val="24"/>
        </w:rPr>
        <w:t>ing</w:t>
      </w:r>
      <w:r w:rsidRPr="009202F8">
        <w:rPr>
          <w:rFonts w:ascii="Times New Roman" w:hAnsi="Times New Roman" w:cs="Times New Roman"/>
          <w:sz w:val="24"/>
          <w:szCs w:val="24"/>
        </w:rPr>
        <w:t xml:space="preserve"> microtopographic variation (shallow, intermediate, deep) within the estuary. We used two data sources to calibrate the reservoirs as separate objects: the first being data from a hydrodynamic simulation within the estuary (DG-SWM, </w:t>
      </w:r>
      <w:r w:rsidRPr="000C11A3">
        <w:rPr>
          <w:rFonts w:ascii="Times New Roman" w:hAnsi="Times New Roman" w:cs="Times New Roman"/>
          <w:sz w:val="24"/>
          <w:szCs w:val="24"/>
          <w:highlight w:val="yellow"/>
        </w:rPr>
        <w:t>cite</w:t>
      </w:r>
      <w:r w:rsidRPr="009202F8">
        <w:rPr>
          <w:rFonts w:ascii="Times New Roman" w:hAnsi="Times New Roman" w:cs="Times New Roman"/>
          <w:sz w:val="24"/>
          <w:szCs w:val="24"/>
        </w:rPr>
        <w:t>) and sediment core</w:t>
      </w:r>
      <w:r w:rsidR="000C11A3">
        <w:rPr>
          <w:rFonts w:ascii="Times New Roman" w:hAnsi="Times New Roman" w:cs="Times New Roman"/>
          <w:sz w:val="24"/>
          <w:szCs w:val="24"/>
        </w:rPr>
        <w:t xml:space="preserve">s </w:t>
      </w:r>
      <w:r w:rsidRPr="009202F8">
        <w:rPr>
          <w:rFonts w:ascii="Times New Roman" w:hAnsi="Times New Roman" w:cs="Times New Roman"/>
          <w:sz w:val="24"/>
          <w:szCs w:val="24"/>
        </w:rPr>
        <w:fldChar w:fldCharType="begin" w:fldLock="1"/>
      </w:r>
      <w:r w:rsidRPr="009202F8">
        <w:rPr>
          <w:rFonts w:ascii="Times New Roman" w:hAnsi="Times New Roman" w:cs="Times New Roman"/>
          <w:sz w:val="24"/>
          <w:szCs w:val="24"/>
        </w:rPr>
        <w:instrText>ADDIN CSL_CITATION {"citationItems":[{"id":"ITEM-1","itemData":{"DOI":"10.2139/ssrn.4216193","ISSN":"0016-7061","author":[{"dropping-particle":"","family":"Villa","given":"Jorge A.","non-dropping-particle":"","parse-names":false,"suffix":""},{"dropping-particle":"","family":"Bohrer","given":"Gil","non-dropping-particle":"","parse-names":false,"suffix":""},{"dropping-particle":"","family":"Ju","given":"Yang","non-dropping-particle":"","parse-names":false,"suffix":""},{"dropping-particle":"","family":"Wrighton","given":"Kelly","non-dropping-particle":"","parse-names":false,"suffix":""},{"dropping-particle":"","family":"Johnson","given":"Nicholas","non-dropping-particle":"","parse-names":false,"suffix":""},{"dropping-particle":"","family":"Kinsman-Costello","given":"Lauren","non-dropping-particle":"","parse-names":false,"suffix":""}],"container-title":"SSRN Electronic Journal","id":"ITEM-1","issue":"September 2022","issued":{"date-parts":[["2022"]]},"page":"116349","publisher":"Elsevier B.V.","title":"Carbon Sequestration, Nitrogen, and Phosphorus Accumulation in a Freshwater, Estuarine Marsh: Effects of Microtopography and Watershed's Nutrient Loads","type":"article-journal","volume":"430"},"uris":["http://www.mendeley.com/documents/?uuid=0686558c-a9f2-4c22-94ec-dfcf154a6419"]}],"mendeley":{"formattedCitation":"(Villa et al., 2022)","plainTextFormattedCitation":"(Villa et al., 2022)","previouslyFormattedCitation":"(Villa et al., 2022)"},"properties":{"noteIndex":0},"schema":"https://github.com/citation-style-language/schema/raw/master/csl-citation.json"}</w:instrText>
      </w:r>
      <w:r w:rsidRPr="009202F8">
        <w:rPr>
          <w:rFonts w:ascii="Times New Roman" w:hAnsi="Times New Roman" w:cs="Times New Roman"/>
          <w:sz w:val="24"/>
          <w:szCs w:val="24"/>
        </w:rPr>
        <w:fldChar w:fldCharType="separate"/>
      </w:r>
      <w:r w:rsidRPr="009202F8">
        <w:rPr>
          <w:rFonts w:ascii="Times New Roman" w:hAnsi="Times New Roman" w:cs="Times New Roman"/>
          <w:noProof/>
          <w:sz w:val="24"/>
          <w:szCs w:val="24"/>
        </w:rPr>
        <w:t>(Villa et al., 2022)</w:t>
      </w:r>
      <w:r w:rsidRPr="009202F8">
        <w:rPr>
          <w:rFonts w:ascii="Times New Roman" w:hAnsi="Times New Roman" w:cs="Times New Roman"/>
          <w:sz w:val="24"/>
          <w:szCs w:val="24"/>
        </w:rPr>
        <w:fldChar w:fldCharType="end"/>
      </w:r>
      <w:r w:rsidRPr="009202F8">
        <w:rPr>
          <w:rFonts w:ascii="Times New Roman" w:hAnsi="Times New Roman" w:cs="Times New Roman"/>
          <w:sz w:val="24"/>
          <w:szCs w:val="24"/>
        </w:rPr>
        <w:t xml:space="preserve">. </w:t>
      </w:r>
    </w:p>
    <w:p w14:paraId="31A04FA8" w14:textId="6EAD9B24" w:rsidR="009202F8" w:rsidRPr="009202F8" w:rsidRDefault="000C11A3">
      <w:pPr>
        <w:rPr>
          <w:rFonts w:ascii="Times New Roman" w:hAnsi="Times New Roman" w:cs="Times New Roman"/>
          <w:sz w:val="24"/>
          <w:szCs w:val="24"/>
        </w:rPr>
      </w:pPr>
      <w:r>
        <w:rPr>
          <w:rFonts w:ascii="Times New Roman" w:hAnsi="Times New Roman" w:cs="Times New Roman"/>
          <w:sz w:val="24"/>
          <w:szCs w:val="24"/>
        </w:rPr>
        <w:t xml:space="preserve">From the DG-SWM data, we were able to obtain estimations of hydrologic properties (e.g., volume, residence time, </w:t>
      </w:r>
      <w:r w:rsidRPr="000C11A3">
        <w:rPr>
          <w:rFonts w:ascii="Times New Roman" w:hAnsi="Times New Roman" w:cs="Times New Roman"/>
          <w:sz w:val="24"/>
          <w:szCs w:val="24"/>
          <w:highlight w:val="yellow"/>
        </w:rPr>
        <w:t>Table SX</w:t>
      </w:r>
      <w:r>
        <w:rPr>
          <w:rFonts w:ascii="Times New Roman" w:hAnsi="Times New Roman" w:cs="Times New Roman"/>
          <w:sz w:val="24"/>
          <w:szCs w:val="24"/>
        </w:rPr>
        <w:t xml:space="preserve">). During the calibration period (2013-2020), OWC estuary was in a period of transition from shallower water levels to higher water levels caused by an increase in the water elevation in Lake Erie. Hence, we used simulations from 2017 and 2019 to represent </w:t>
      </w:r>
      <w:proofErr w:type="gramStart"/>
      <w:r>
        <w:rPr>
          <w:rFonts w:ascii="Times New Roman" w:hAnsi="Times New Roman" w:cs="Times New Roman"/>
          <w:sz w:val="24"/>
          <w:szCs w:val="24"/>
        </w:rPr>
        <w:t>the final result</w:t>
      </w:r>
      <w:proofErr w:type="gramEnd"/>
      <w:r>
        <w:rPr>
          <w:rFonts w:ascii="Times New Roman" w:hAnsi="Times New Roman" w:cs="Times New Roman"/>
          <w:sz w:val="24"/>
          <w:szCs w:val="24"/>
        </w:rPr>
        <w:t xml:space="preserve"> of the decadal trend. </w:t>
      </w:r>
      <w:r w:rsidR="009202F8">
        <w:rPr>
          <w:rFonts w:ascii="Times New Roman" w:hAnsi="Times New Roman" w:cs="Times New Roman"/>
          <w:sz w:val="24"/>
          <w:szCs w:val="24"/>
        </w:rPr>
        <w:t xml:space="preserve">We split </w:t>
      </w:r>
      <w:r w:rsidR="00C65E40">
        <w:rPr>
          <w:rFonts w:ascii="Times New Roman" w:hAnsi="Times New Roman" w:cs="Times New Roman"/>
          <w:sz w:val="24"/>
          <w:szCs w:val="24"/>
        </w:rPr>
        <w:t xml:space="preserve">discharge </w:t>
      </w:r>
      <w:r w:rsidR="009202F8">
        <w:rPr>
          <w:rFonts w:ascii="Times New Roman" w:hAnsi="Times New Roman" w:cs="Times New Roman"/>
          <w:sz w:val="24"/>
          <w:szCs w:val="24"/>
        </w:rPr>
        <w:t xml:space="preserve">from Old Woman Creek into each reservoir, with volume of flow proportional to the fraction of the total volume informed by </w:t>
      </w:r>
      <w:r w:rsidR="00C65E40">
        <w:rPr>
          <w:rFonts w:ascii="Times New Roman" w:hAnsi="Times New Roman" w:cs="Times New Roman"/>
          <w:sz w:val="24"/>
          <w:szCs w:val="24"/>
        </w:rPr>
        <w:t>(</w:t>
      </w:r>
      <w:r w:rsidR="009202F8">
        <w:rPr>
          <w:rFonts w:ascii="Times New Roman" w:hAnsi="Times New Roman" w:cs="Times New Roman"/>
          <w:sz w:val="24"/>
          <w:szCs w:val="24"/>
        </w:rPr>
        <w:t>DG-SWM, microtopography analysis</w:t>
      </w:r>
      <w:r w:rsidR="00C65E40">
        <w:rPr>
          <w:rFonts w:ascii="Times New Roman" w:hAnsi="Times New Roman" w:cs="Times New Roman"/>
          <w:sz w:val="24"/>
          <w:szCs w:val="24"/>
        </w:rPr>
        <w:t>)</w:t>
      </w:r>
    </w:p>
    <w:p w14:paraId="37B2C917" w14:textId="41FC2982" w:rsidR="00FA68BE" w:rsidRPr="00D06C8C" w:rsidRDefault="00FA68BE" w:rsidP="00D06C8C">
      <w:pPr>
        <w:rPr>
          <w:rFonts w:ascii="Times New Roman" w:hAnsi="Times New Roman" w:cs="Times New Roman"/>
          <w:sz w:val="24"/>
          <w:szCs w:val="24"/>
        </w:rPr>
      </w:pPr>
      <w:r w:rsidRPr="00FA68BE">
        <w:rPr>
          <w:rFonts w:ascii="Times New Roman" w:hAnsi="Times New Roman" w:cs="Times New Roman"/>
          <w:sz w:val="24"/>
          <w:szCs w:val="24"/>
          <w:highlight w:val="green"/>
        </w:rPr>
        <w:t xml:space="preserve">Soil core data from the estuary informed the rates of sedimentation and phosphorus accumulation within each depth patch for years within 2010-2020 </w:t>
      </w:r>
      <w:r w:rsidRPr="00FA68BE">
        <w:rPr>
          <w:rFonts w:ascii="Times New Roman" w:hAnsi="Times New Roman" w:cs="Times New Roman"/>
          <w:sz w:val="24"/>
          <w:szCs w:val="24"/>
          <w:highlight w:val="green"/>
        </w:rPr>
        <w:fldChar w:fldCharType="begin" w:fldLock="1"/>
      </w:r>
      <w:r w:rsidR="009202F8">
        <w:rPr>
          <w:rFonts w:ascii="Times New Roman" w:hAnsi="Times New Roman" w:cs="Times New Roman"/>
          <w:sz w:val="24"/>
          <w:szCs w:val="24"/>
          <w:highlight w:val="green"/>
        </w:rPr>
        <w:instrText>ADDIN CSL_CITATION {"citationItems":[{"id":"ITEM-1","itemData":{"DOI":"10.2139/ssrn.4216193","ISSN":"0016-7061","author":[{"dropping-particle":"","family":"Villa","given":"Jorge A.","non-dropping-particle":"","parse-names":false,"suffix":""},{"dropping-particle":"","family":"Bohrer","given":"Gil","non-dropping-particle":"","parse-names":false,"suffix":""},{"dropping-particle":"","family":"Ju","given":"Yang","non-dropping-particle":"","parse-names":false,"suffix":""},{"dropping-particle":"","family":"Wrighton","given":"Kelly","non-dropping-particle":"","parse-names":false,"suffix":""},{"dropping-particle":"","family":"Johnson","given":"Nicholas","non-dropping-particle":"","parse-names":false,"suffix":""},{"dropping-particle":"","family":"Kinsman-Costello","given":"Lauren","non-dropping-particle":"","parse-names":false,"suffix":""}],"container-title":"SSRN Electronic Journal","id":"ITEM-1","issue":"September 2022","issued":{"date-parts":[["2022"]]},"page":"116349","publisher":"Elsevier B.V.","title":"Carbon Sequestration, Nitrogen, and Phosphorus Accumulation in a Freshwater, Estuarine Marsh: Effects of Microtopography and Watershed's Nutrient Loads","type":"article-journal","volume":"430"},"uris":["http://www.mendeley.com/documents/?uuid=0686558c-a9f2-4c22-94ec-dfcf154a6419"]}],"mendeley":{"formattedCitation":"(Villa et al., 2022)","plainTextFormattedCitation":"(Villa et al., 2022)","previouslyFormattedCitation":"(Villa et al., 2022)"},"properties":{"noteIndex":0},"schema":"https://github.com/citation-style-language/schema/raw/master/csl-citation.json"}</w:instrText>
      </w:r>
      <w:r w:rsidRPr="00FA68BE">
        <w:rPr>
          <w:rFonts w:ascii="Times New Roman" w:hAnsi="Times New Roman" w:cs="Times New Roman"/>
          <w:sz w:val="24"/>
          <w:szCs w:val="24"/>
          <w:highlight w:val="green"/>
        </w:rPr>
        <w:fldChar w:fldCharType="separate"/>
      </w:r>
      <w:r w:rsidRPr="00FA68BE">
        <w:rPr>
          <w:rFonts w:ascii="Times New Roman" w:hAnsi="Times New Roman" w:cs="Times New Roman"/>
          <w:noProof/>
          <w:sz w:val="24"/>
          <w:szCs w:val="24"/>
          <w:highlight w:val="green"/>
        </w:rPr>
        <w:t>(Villa et al., 2022)</w:t>
      </w:r>
      <w:r w:rsidRPr="00FA68BE">
        <w:rPr>
          <w:rFonts w:ascii="Times New Roman" w:hAnsi="Times New Roman" w:cs="Times New Roman"/>
          <w:sz w:val="24"/>
          <w:szCs w:val="24"/>
          <w:highlight w:val="green"/>
        </w:rPr>
        <w:fldChar w:fldCharType="end"/>
      </w:r>
      <w:r w:rsidRPr="00FA68BE">
        <w:rPr>
          <w:rFonts w:ascii="Times New Roman" w:hAnsi="Times New Roman" w:cs="Times New Roman"/>
          <w:sz w:val="24"/>
          <w:szCs w:val="24"/>
          <w:highlight w:val="green"/>
        </w:rPr>
        <w:t>.</w:t>
      </w:r>
      <w:r>
        <w:rPr>
          <w:rFonts w:ascii="Times New Roman" w:hAnsi="Times New Roman" w:cs="Times New Roman"/>
          <w:sz w:val="24"/>
          <w:szCs w:val="24"/>
        </w:rPr>
        <w:t xml:space="preserve"> </w:t>
      </w:r>
      <w:r w:rsidR="00D06C8C">
        <w:rPr>
          <w:rFonts w:ascii="Times New Roman" w:hAnsi="Times New Roman" w:cs="Times New Roman"/>
          <w:sz w:val="24"/>
          <w:szCs w:val="24"/>
        </w:rPr>
        <w:t>Nine coring stations were located at 3 locations (outflow, backflow, mid-estuary) each with 3 microtopographic levels (shallow, intermediate, deep). Rates of sediment accretion (mm yr</w:t>
      </w:r>
      <w:r w:rsidR="00D06C8C">
        <w:rPr>
          <w:rFonts w:ascii="Times New Roman" w:hAnsi="Times New Roman" w:cs="Times New Roman"/>
          <w:sz w:val="24"/>
          <w:szCs w:val="24"/>
          <w:vertAlign w:val="superscript"/>
        </w:rPr>
        <w:t>-1</w:t>
      </w:r>
      <w:r w:rsidR="00D06C8C">
        <w:rPr>
          <w:rFonts w:ascii="Times New Roman" w:hAnsi="Times New Roman" w:cs="Times New Roman"/>
          <w:sz w:val="24"/>
          <w:szCs w:val="24"/>
        </w:rPr>
        <w:t>) and total phosphorus accumulation (g m</w:t>
      </w:r>
      <w:r w:rsidR="00D06C8C">
        <w:rPr>
          <w:rFonts w:ascii="Times New Roman" w:hAnsi="Times New Roman" w:cs="Times New Roman"/>
          <w:sz w:val="24"/>
          <w:szCs w:val="24"/>
          <w:vertAlign w:val="superscript"/>
        </w:rPr>
        <w:t xml:space="preserve">-2 </w:t>
      </w:r>
      <w:r w:rsidR="00D06C8C">
        <w:rPr>
          <w:rFonts w:ascii="Times New Roman" w:hAnsi="Times New Roman" w:cs="Times New Roman"/>
          <w:sz w:val="24"/>
          <w:szCs w:val="24"/>
        </w:rPr>
        <w:t>yr</w:t>
      </w:r>
      <w:r w:rsidR="00D06C8C">
        <w:rPr>
          <w:rFonts w:ascii="Times New Roman" w:hAnsi="Times New Roman" w:cs="Times New Roman"/>
          <w:sz w:val="24"/>
          <w:szCs w:val="24"/>
          <w:vertAlign w:val="superscript"/>
        </w:rPr>
        <w:t>-1</w:t>
      </w:r>
      <w:r w:rsidR="00D06C8C">
        <w:rPr>
          <w:rFonts w:ascii="Times New Roman" w:hAnsi="Times New Roman" w:cs="Times New Roman"/>
          <w:sz w:val="24"/>
          <w:szCs w:val="24"/>
        </w:rPr>
        <w:t xml:space="preserve">) were calculated at each coring </w:t>
      </w:r>
      <w:r w:rsidR="00C65E40">
        <w:rPr>
          <w:rFonts w:ascii="Times New Roman" w:hAnsi="Times New Roman" w:cs="Times New Roman"/>
          <w:sz w:val="24"/>
          <w:szCs w:val="24"/>
        </w:rPr>
        <w:t>location and</w:t>
      </w:r>
      <w:r w:rsidR="00D06C8C">
        <w:rPr>
          <w:rFonts w:ascii="Times New Roman" w:hAnsi="Times New Roman" w:cs="Times New Roman"/>
          <w:sz w:val="24"/>
          <w:szCs w:val="24"/>
        </w:rPr>
        <w:t xml:space="preserve"> dated within a coring segment using the </w:t>
      </w:r>
      <w:r w:rsidR="00D06C8C" w:rsidRPr="00D06C8C">
        <w:rPr>
          <w:rFonts w:ascii="Times New Roman" w:hAnsi="Times New Roman" w:cs="Times New Roman"/>
          <w:sz w:val="24"/>
          <w:szCs w:val="24"/>
        </w:rPr>
        <w:t>distribution of 210Pb activity in the core profile and the constant-rate-of-supply (CRS) model (</w:t>
      </w:r>
      <w:r w:rsidR="00D06C8C" w:rsidRPr="00D06C8C">
        <w:rPr>
          <w:rFonts w:ascii="Times New Roman" w:hAnsi="Times New Roman" w:cs="Times New Roman"/>
          <w:sz w:val="24"/>
          <w:szCs w:val="24"/>
          <w:highlight w:val="yellow"/>
        </w:rPr>
        <w:t>Appleby and Oldfield, 1978</w:t>
      </w:r>
      <w:r w:rsidR="00D06C8C" w:rsidRPr="00D06C8C">
        <w:rPr>
          <w:rFonts w:ascii="Times New Roman" w:hAnsi="Times New Roman" w:cs="Times New Roman"/>
          <w:sz w:val="24"/>
          <w:szCs w:val="24"/>
        </w:rPr>
        <w:t xml:space="preserve">). </w:t>
      </w:r>
    </w:p>
    <w:p w14:paraId="402EA779" w14:textId="28FEB215" w:rsidR="008F449D" w:rsidRPr="008F449D" w:rsidRDefault="009C5BCA">
      <w:pPr>
        <w:rPr>
          <w:rFonts w:ascii="Times New Roman" w:hAnsi="Times New Roman" w:cs="Times New Roman"/>
          <w:b/>
          <w:bCs/>
          <w:sz w:val="24"/>
          <w:szCs w:val="24"/>
        </w:rPr>
      </w:pPr>
      <w:r>
        <w:rPr>
          <w:rFonts w:ascii="Times New Roman" w:hAnsi="Times New Roman" w:cs="Times New Roman"/>
          <w:b/>
          <w:bCs/>
          <w:sz w:val="24"/>
          <w:szCs w:val="24"/>
        </w:rPr>
        <w:t>End-user engagement</w:t>
      </w:r>
    </w:p>
    <w:p w14:paraId="3AE37355" w14:textId="6AC842BA" w:rsidR="00C90125" w:rsidRPr="008F3C59" w:rsidRDefault="00236FDD">
      <w:pPr>
        <w:rPr>
          <w:rFonts w:ascii="Times New Roman" w:hAnsi="Times New Roman" w:cs="Times New Roman"/>
          <w:sz w:val="24"/>
          <w:szCs w:val="24"/>
        </w:rPr>
      </w:pPr>
      <w:r>
        <w:rPr>
          <w:rFonts w:ascii="Times New Roman" w:hAnsi="Times New Roman" w:cs="Times New Roman"/>
          <w:sz w:val="24"/>
          <w:szCs w:val="24"/>
        </w:rPr>
        <w:t>As environmental modeling becomes increasingly complex and sustainability remains a pressing issue, it is critical to be engaged with</w:t>
      </w:r>
      <w:r w:rsidR="007D2A82">
        <w:rPr>
          <w:rFonts w:ascii="Times New Roman" w:hAnsi="Times New Roman" w:cs="Times New Roman"/>
          <w:sz w:val="24"/>
          <w:szCs w:val="24"/>
        </w:rPr>
        <w:t xml:space="preserve"> end-users</w:t>
      </w:r>
      <w:r>
        <w:rPr>
          <w:rFonts w:ascii="Times New Roman" w:hAnsi="Times New Roman" w:cs="Times New Roman"/>
          <w:sz w:val="24"/>
          <w:szCs w:val="24"/>
        </w:rPr>
        <w:t xml:space="preserve"> to ensure the model is both representative of the system and can address the questions </w:t>
      </w:r>
      <w:r w:rsidR="009C5BCA">
        <w:rPr>
          <w:rFonts w:ascii="Times New Roman" w:hAnsi="Times New Roman" w:cs="Times New Roman"/>
          <w:sz w:val="24"/>
          <w:szCs w:val="24"/>
        </w:rPr>
        <w:t>that need</w:t>
      </w:r>
      <w:r>
        <w:rPr>
          <w:rFonts w:ascii="Times New Roman" w:hAnsi="Times New Roman" w:cs="Times New Roman"/>
          <w:sz w:val="24"/>
          <w:szCs w:val="24"/>
        </w:rPr>
        <w:t xml:space="preserve"> answer</w:t>
      </w:r>
      <w:r w:rsidR="009C5BCA">
        <w:rPr>
          <w:rFonts w:ascii="Times New Roman" w:hAnsi="Times New Roman" w:cs="Times New Roman"/>
          <w:sz w:val="24"/>
          <w:szCs w:val="24"/>
        </w:rPr>
        <w:t>ed</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E1F7D">
        <w:rPr>
          <w:rFonts w:ascii="Times New Roman" w:hAnsi="Times New Roman" w:cs="Times New Roman"/>
          <w:sz w:val="24"/>
          <w:szCs w:val="24"/>
        </w:rPr>
        <w:instrText>ADDIN CSL_CITATION {"citationItems":[{"id":"ITEM-1","itemData":{"DOI":"10.1007/s12237-015-0011-y","ISSN":"15592731","abstract":"Numerical modeling has emerged over the last several decades as a widely accepted tool for investigations in environmental sciences. In estuarine research, hydrodynamic and ecological models have moved along parallel tracks with regard to complexity, refinement, computational power, and incorporation of uncertainty. Coupled hydrodynamic-ecological models have been used to assess ecosystem processes and interactions, simulate future scenarios, and evaluate remedial actions in response to eutrophication, habitat loss, and freshwater diversion. The need to couple hydrodynamic and ecological models to address research and management questions is clear because dynamic feedbacks between biotic and physical processes are critical interactions within ecosystems. In this review, we present historical and modern perspectives on estuarine hydrodynamic and ecological modeling, consider model limitations, and address aspects of model linkage, skill assessment, and complexity. We discuss the balance between spatial and temporal resolution and present examples using different spatiotemporal scales. Finally, we recommend future lines of inquiry, approaches to balance complexity and uncertainty, and model transparency and utility. It is idealistic to think we can pursue a “theory of everything” for estuarine models, but recent advances suggest that models for both scientific investigations and management applications will continue to improve in terms of realism, precision, and accuracy.","author":[{"dropping-particle":"","family":"Ganju","given":"Neil K.","non-dropping-particle":"","parse-names":false,"suffix":""},{"dropping-particle":"","family":"Brush","given":"Mark J.","non-dropping-particle":"","parse-names":false,"suffix":""},{"dropping-particle":"","family":"Rashleigh","given":"Brenda","non-dropping-particle":"","parse-names":false,"suffix":""},{"dropping-particle":"","family":"Aretxabaleta","given":"Alfredo L.","non-dropping-particle":"","parse-names":false,"suffix":""},{"dropping-particle":"","family":"Barrio","given":"Pilar","non-dropping-particle":"del","parse-names":false,"suffix":""},{"dropping-particle":"","family":"Grear","given":"Jason S.","non-dropping-particle":"","parse-names":false,"suffix":""},{"dropping-particle":"","family":"Harris","given":"Lora A.","non-dropping-particle":"","parse-names":false,"suffix":""},{"dropping-particle":"","family":"Lake","given":"Samuel J.","non-dropping-particle":"","parse-names":false,"suffix":""},{"dropping-particle":"","family":"McCardell","given":"Grant","non-dropping-particle":"","parse-names":false,"suffix":""},{"dropping-particle":"","family":"O’Donnell","given":"James","non-dropping-particle":"","parse-names":false,"suffix":""},{"dropping-particle":"","family":"Ralston","given":"David K.","non-dropping-particle":"","parse-names":false,"suffix":""},{"dropping-particle":"","family":"Signell","given":"Richard P.","non-dropping-particle":"","parse-names":false,"suffix":""},{"dropping-particle":"","family":"Testa","given":"Jeremy M.","non-dropping-particle":"","parse-names":false,"suffix":""},{"dropping-particle":"","family":"Vaudrey","given":"Jamie M.P.","non-dropping-particle":"","parse-names":false,"suffix":""}],"container-title":"Estuaries and Coasts","id":"ITEM-1","issue":"2","issued":{"date-parts":[["2016"]]},"page":"311-332","title":"Progress and Challenges in Coupled Hydrodynamic-Ecological Estuarine Modeling","type":"article-journal","volume":"39"},"uris":["http://www.mendeley.com/documents/?uuid=9591dfca-ff1f-4488-8766-3a96ae180432"]},{"id":"ITEM-2","itemData":{"DOI":"10.1016/j.ecss.2015.12.016","ISSN":"02727714","abstract":"UK estuarine environments are regulated by inter-acting physical processes, including tidal, wave, surge, river discharge and sediment supply. They regulate the fluxes of nutrients, pollutants, pathogens and viruses that determine whether coastlines achieve the Good Environmental Status (GEnS) required by the EU's Marine Strategy Directive. We review 20th century trends and 21st century projections of changes to climatic drivers, and their potential for altering estuarine bio-physical processes. Sea-level rise will cause some marine habitats to expand, and others diminish in area extent. The overall consequences of estuarine morphodynamics to these habitat shifts, and vice-versa, are unknown. Increased temperatures could intensify microbial pathogen concentrations and increase public health risk. The patterns of change of other climatic drivers are difficult to predict (e.g., river flows and storm surges). Projected increased winter river flows throughout UK catchments will enhance the risks of coastal eutrophication, harmful algal blooms and hypoxia in some contexts, although there are spatial variabilities in river flow projections. The reproductive success of estuarine biota is sensitive to saline intrusion and corresponding turbidity maxima, which are projected to gradually shift landwards as a result of sea-level rise. Although more-frequent flushing events in winter and longer periods of drought in summer are predicted, whereby the subsequent estuarine mixing and recovery rates are poorly understood. With rising estuarine salinities, subtidal species can penetrate deeper into estuaries, although this will depend on the resilience/adaptation of the species. Many climate and impact predictions lack resolution and spatial cover. Long-term monitoring and increased research, which considers the catchment-river-estuary-coast system as a whole, is needed to support risk predicting and mitigatory strategies.","author":[{"dropping-particle":"","family":"Robins","given":"Peter E.","non-dropping-particle":"","parse-names":false,"suffix":""},{"dropping-particle":"","family":"Skov","given":"Martin W.","non-dropping-particle":"","parse-names":false,"suffix":""},{"dropping-particle":"","family":"Lewis","given":"Matt J.","non-dropping-particle":"","parse-names":false,"suffix":""},{"dropping-particle":"","family":"Giménez","given":"Luis","non-dropping-particle":"","parse-names":false,"suffix":""},{"dropping-particle":"","family":"Davies","given":"Alan G.","non-dropping-particle":"","parse-names":false,"suffix":""},{"dropping-particle":"","family":"Malham","given":"Shelagh K.","non-dropping-particle":"","parse-names":false,"suffix":""},{"dropping-particle":"","family":"Neill","given":"Simon P.","non-dropping-particle":"","parse-names":false,"suffix":""},{"dropping-particle":"","family":"McDonald","given":"James E.","non-dropping-particle":"","parse-names":false,"suffix":""},{"dropping-particle":"","family":"Whitton","given":"Timothy A.","non-dropping-particle":"","parse-names":false,"suffix":""},{"dropping-particle":"","family":"Jackson","given":"Suzanna E.","non-dropping-particle":"","parse-names":false,"suffix":""},{"dropping-particle":"","family":"Jago","given":"Colin F.","non-dropping-particle":"","parse-names":false,"suffix":""}],"container-title":"Estuarine, Coastal and Shelf Science","id":"ITEM-2","issued":{"date-parts":[["2016"]]},"page":"119-135","title":"Impact of climate change on UK estuaries: A review of past trends and potential projections","type":"article-journal","volume":"169"},"uris":["http://www.mendeley.com/documents/?uuid=21308e92-0ac1-41b4-ab10-7406a02bbc41"]},{"id":"ITEM-3","itemData":{"DOI":"10.1108/14676371111118228","ISSN":"14676370","abstract":"Purpose: The purpose of this paper is to argue that the types of and ways in which academic institutions produce knowledge are insufficient to contribute to a transition to sustainability. Design/methodology/approach: Reflecting on experiences at the School of Sustainability, the authors contend that a different kind of knowledge is needed, what we call sustainability knowledge. A conceptual approach is taken wherein the authors propose several characteristics of sustainability knowledge and offer some proposals on how academic institutions must be structured to produce it. Findings: Sustainability knowledge has several characteristics including social robustness, recognition of system complexity and uncertainty, acknowledgement of multiple ways of knowing and the incorporation of normative and ethical premises. In order to produce sustainability knowledge, the knowledge production process itself must be changed to be more adaptive and engaged with society. Two organizing characteristics for institutions seeking to produce such knowledge are proposed - epistemological pluralism and reflexivity. The adaptive cycle from resilience theory is then used as a heuristic to illustrate how these design characteristics play out in making the institution (and individual) more adaptive. Practical implications: As more academic institutions move to address sustainability, this paper does not offer a roadmap; rather, it raises important issues that must be addressed in performing research and education for sustainability. Originality/value: The paper shows that type of knowledge that academia must produce and how it might produce it are redefined for sustainability problems. © Emerald Group Publishing Limited.","author":[{"dropping-particle":"","family":"Miller","given":"Thaddeus R.","non-dropping-particle":"","parse-names":false,"suffix":""},{"dropping-particle":"","family":"Muñoz-Erickson","given":"Tischa","non-dropping-particle":"","parse-names":false,"suffix":""},{"dropping-particle":"","family":"Redman","given":"Charles L.","non-dropping-particle":"","parse-names":false,"suffix":""}],"container-title":"International Journal of Sustainability in Higher Education","id":"ITEM-3","issue":"2","issued":{"date-parts":[["2011"]]},"page":"177-192","title":"Transforming knowledge for sustainability: Towards adaptive academic institutions","type":"article-journal","volume":"12"},"uris":["http://www.mendeley.com/documents/?uuid=2a4d9aba-51e2-465f-9992-be741dddab00"]},{"id":"ITEM-4","itemData":{"DOI":"10.1021/acs.est.6b01420","ISSN":"15205851","PMID":"27336855","abstract":"Widespread adoption of agricultural conservation measures in Lake Erie’s Maumee River watershed may be required to reduce phosphorus loading that drives harmful algal blooms and hypoxia. We engaged agricultural and conservation stakeholders through a survey and workshops to determine which conservation practices to evaluate. We investigated feasible and desirable conservation practices using the Soil and Water Assessment Tool calibrated for streamflow, sediment, and nutrient loading near the Maumee River outlet. We found subsurface placement of phosphorus applications to be the individual practice most influential on March–July dissolved reactive phosphorus (DRP) loading from row croplands. Perennial cover crops and vegetated filter strips were most effective for reducing seasonal total phosphorus (TP) loading. We found that practices effective for reducing TP and DRP load were not always mutually beneficial, culminating in trade-offs among multiple Lake Erie phosphorus management goals. Adoption of pract...","author":[{"dropping-particle":"","family":"Kalcic","given":"Margaret McCahon","non-dropping-particle":"","parse-names":false,"suffix":""},{"dropping-particle":"","family":"Kirchhoff","given":"Christine","non-dropping-particle":"","parse-names":false,"suffix":""},{"dropping-particle":"","family":"Bosch","given":"Nathan","non-dropping-particle":"","parse-names":false,"suffix":""},{"dropping-particle":"","family":"Logsdon Muenich","given":"Rebecca","non-dropping-particle":"","parse-names":false,"suffix":""},{"dropping-particle":"","family":"Murray","given":"Michael","non-dropping-particle":"","parse-names":false,"suffix":""},{"dropping-particle":"","family":"Griffith Gardner","given":"Jacob","non-dropping-particle":"","parse-names":false,"suffix":""},{"dropping-particle":"","family":"Scavia","given":"Donald","non-dropping-particle":"","parse-names":false,"suffix":""}],"container-title":"Environmental Science and Technology","id":"ITEM-4","issued":{"date-parts":[["2016"]]},"page":"8135-8145","title":"Engaging Stakeholders to Define Feasible and Desirable Agricultural Conservation in Western Lake Erie Watersheds","type":"article-journal","volume":"50"},"uris":["http://www.mendeley.com/documents/?uuid=82e711a3-73bb-4fc9-9c06-ab36e069c710"]}],"mendeley":{"formattedCitation":"(Ganju et al., 2016; Kalcic et al., 2016; Miller et al., 2011; Robins et al., 2016)","manualFormatting":"(Ganju et al., 2016; Miller et al., 2011; Robins et al., 2016; e.g., Kalcic et al., 2016)","plainTextFormattedCitation":"(Ganju et al., 2016; Kalcic et al., 2016; Miller et al., 2011; Robins et al., 2016)","previouslyFormattedCitation":"(Ganju et al., 2016; Kalcic et al., 2016; Miller et al., 2011; Robins et al., 2016)"},"properties":{"noteIndex":0},"schema":"https://github.com/citation-style-language/schema/raw/master/csl-citation.json"}</w:instrText>
      </w:r>
      <w:r>
        <w:rPr>
          <w:rFonts w:ascii="Times New Roman" w:hAnsi="Times New Roman" w:cs="Times New Roman"/>
          <w:sz w:val="24"/>
          <w:szCs w:val="24"/>
        </w:rPr>
        <w:fldChar w:fldCharType="separate"/>
      </w:r>
      <w:r w:rsidR="00A525FE" w:rsidRPr="00A525FE">
        <w:rPr>
          <w:rFonts w:ascii="Times New Roman" w:hAnsi="Times New Roman" w:cs="Times New Roman"/>
          <w:noProof/>
          <w:sz w:val="24"/>
          <w:szCs w:val="24"/>
        </w:rPr>
        <w:t xml:space="preserve">(Ganju et al., 2016; Miller et al., 2011; </w:t>
      </w:r>
      <w:r w:rsidR="00A525FE" w:rsidRPr="00A525FE">
        <w:rPr>
          <w:rFonts w:ascii="Times New Roman" w:hAnsi="Times New Roman" w:cs="Times New Roman"/>
          <w:noProof/>
          <w:sz w:val="24"/>
          <w:szCs w:val="24"/>
        </w:rPr>
        <w:lastRenderedPageBreak/>
        <w:t>Robins et al., 2016</w:t>
      </w:r>
      <w:r w:rsidR="006E1F7D">
        <w:rPr>
          <w:rFonts w:ascii="Times New Roman" w:hAnsi="Times New Roman" w:cs="Times New Roman"/>
          <w:noProof/>
          <w:sz w:val="24"/>
          <w:szCs w:val="24"/>
        </w:rPr>
        <w:t xml:space="preserve">; e.g., </w:t>
      </w:r>
      <w:r w:rsidR="006E1F7D" w:rsidRPr="00A525FE">
        <w:rPr>
          <w:rFonts w:ascii="Times New Roman" w:hAnsi="Times New Roman" w:cs="Times New Roman"/>
          <w:noProof/>
          <w:sz w:val="24"/>
          <w:szCs w:val="24"/>
        </w:rPr>
        <w:t>Kalcic et al., 2016</w:t>
      </w:r>
      <w:r w:rsidR="00A525FE" w:rsidRPr="00A525F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This project gathered a group of </w:t>
      </w:r>
      <w:r w:rsidR="007D2A82">
        <w:rPr>
          <w:rFonts w:ascii="Times New Roman" w:hAnsi="Times New Roman" w:cs="Times New Roman"/>
          <w:sz w:val="24"/>
          <w:szCs w:val="24"/>
        </w:rPr>
        <w:t>potential end-users</w:t>
      </w:r>
      <w:r>
        <w:rPr>
          <w:rFonts w:ascii="Times New Roman" w:hAnsi="Times New Roman" w:cs="Times New Roman"/>
          <w:sz w:val="24"/>
          <w:szCs w:val="24"/>
        </w:rPr>
        <w:t xml:space="preserve"> to engage with the OWC-SWAT+ model development process and create land-use scenarios of interest. The </w:t>
      </w:r>
      <w:r w:rsidR="006B04FF">
        <w:rPr>
          <w:rFonts w:ascii="Times New Roman" w:hAnsi="Times New Roman" w:cs="Times New Roman"/>
          <w:sz w:val="24"/>
          <w:szCs w:val="24"/>
        </w:rPr>
        <w:t xml:space="preserve">project engaged </w:t>
      </w:r>
      <w:r w:rsidR="006B04FF" w:rsidRPr="000955F0">
        <w:rPr>
          <w:rFonts w:ascii="Times New Roman" w:hAnsi="Times New Roman" w:cs="Times New Roman"/>
          <w:sz w:val="24"/>
          <w:szCs w:val="24"/>
          <w:highlight w:val="yellow"/>
        </w:rPr>
        <w:t>1</w:t>
      </w:r>
      <w:r w:rsidR="000453AA" w:rsidRPr="000955F0">
        <w:rPr>
          <w:rFonts w:ascii="Times New Roman" w:hAnsi="Times New Roman" w:cs="Times New Roman"/>
          <w:sz w:val="24"/>
          <w:szCs w:val="24"/>
          <w:highlight w:val="yellow"/>
        </w:rPr>
        <w:t>6</w:t>
      </w:r>
      <w:r w:rsidR="006B04FF">
        <w:rPr>
          <w:rFonts w:ascii="Times New Roman" w:hAnsi="Times New Roman" w:cs="Times New Roman"/>
          <w:sz w:val="24"/>
          <w:szCs w:val="24"/>
        </w:rPr>
        <w:t xml:space="preserve"> </w:t>
      </w:r>
      <w:r w:rsidR="00FC7309">
        <w:rPr>
          <w:rFonts w:ascii="Times New Roman" w:hAnsi="Times New Roman" w:cs="Times New Roman"/>
          <w:sz w:val="24"/>
          <w:szCs w:val="24"/>
        </w:rPr>
        <w:t xml:space="preserve">potential end users, </w:t>
      </w:r>
      <w:r>
        <w:rPr>
          <w:rFonts w:ascii="Times New Roman" w:hAnsi="Times New Roman" w:cs="Times New Roman"/>
          <w:sz w:val="24"/>
          <w:szCs w:val="24"/>
        </w:rPr>
        <w:t>representing</w:t>
      </w:r>
      <w:r w:rsidR="006B04FF">
        <w:rPr>
          <w:rFonts w:ascii="Times New Roman" w:hAnsi="Times New Roman" w:cs="Times New Roman"/>
          <w:sz w:val="24"/>
          <w:szCs w:val="24"/>
        </w:rPr>
        <w:t xml:space="preserve"> </w:t>
      </w:r>
      <w:r w:rsidR="00256BFE">
        <w:rPr>
          <w:rFonts w:ascii="Times New Roman" w:hAnsi="Times New Roman" w:cs="Times New Roman"/>
          <w:sz w:val="24"/>
          <w:szCs w:val="24"/>
        </w:rPr>
        <w:t xml:space="preserve">local </w:t>
      </w:r>
      <w:r w:rsidR="006B04FF">
        <w:rPr>
          <w:rFonts w:ascii="Times New Roman" w:hAnsi="Times New Roman" w:cs="Times New Roman"/>
          <w:sz w:val="24"/>
          <w:szCs w:val="24"/>
        </w:rPr>
        <w:t>government</w:t>
      </w:r>
      <w:r w:rsidR="00256BFE">
        <w:rPr>
          <w:rFonts w:ascii="Times New Roman" w:hAnsi="Times New Roman" w:cs="Times New Roman"/>
          <w:sz w:val="24"/>
          <w:szCs w:val="24"/>
        </w:rPr>
        <w:t xml:space="preserve"> (1), federal/state government</w:t>
      </w:r>
      <w:r w:rsidR="006B04FF">
        <w:rPr>
          <w:rFonts w:ascii="Times New Roman" w:hAnsi="Times New Roman" w:cs="Times New Roman"/>
          <w:sz w:val="24"/>
          <w:szCs w:val="24"/>
        </w:rPr>
        <w:t xml:space="preserve"> agencies (</w:t>
      </w:r>
      <w:r w:rsidR="000453AA">
        <w:rPr>
          <w:rFonts w:ascii="Times New Roman" w:hAnsi="Times New Roman" w:cs="Times New Roman"/>
          <w:sz w:val="24"/>
          <w:szCs w:val="24"/>
        </w:rPr>
        <w:t>8</w:t>
      </w:r>
      <w:r w:rsidR="006B04FF">
        <w:rPr>
          <w:rFonts w:ascii="Times New Roman" w:hAnsi="Times New Roman" w:cs="Times New Roman"/>
          <w:sz w:val="24"/>
          <w:szCs w:val="24"/>
        </w:rPr>
        <w:t>), non-profit (</w:t>
      </w:r>
      <w:r w:rsidR="00256BFE">
        <w:rPr>
          <w:rFonts w:ascii="Times New Roman" w:hAnsi="Times New Roman" w:cs="Times New Roman"/>
          <w:sz w:val="24"/>
          <w:szCs w:val="24"/>
        </w:rPr>
        <w:t>2</w:t>
      </w:r>
      <w:r w:rsidR="006B04FF">
        <w:rPr>
          <w:rFonts w:ascii="Times New Roman" w:hAnsi="Times New Roman" w:cs="Times New Roman"/>
          <w:sz w:val="24"/>
          <w:szCs w:val="24"/>
        </w:rPr>
        <w:t>),</w:t>
      </w:r>
      <w:r w:rsidR="00256BFE">
        <w:rPr>
          <w:rFonts w:ascii="Times New Roman" w:hAnsi="Times New Roman" w:cs="Times New Roman"/>
          <w:sz w:val="24"/>
          <w:szCs w:val="24"/>
        </w:rPr>
        <w:t xml:space="preserve"> community group</w:t>
      </w:r>
      <w:r w:rsidR="006E1F7D">
        <w:rPr>
          <w:rFonts w:ascii="Times New Roman" w:hAnsi="Times New Roman" w:cs="Times New Roman"/>
          <w:sz w:val="24"/>
          <w:szCs w:val="24"/>
        </w:rPr>
        <w:t>s</w:t>
      </w:r>
      <w:r w:rsidR="00256BFE">
        <w:rPr>
          <w:rFonts w:ascii="Times New Roman" w:hAnsi="Times New Roman" w:cs="Times New Roman"/>
          <w:sz w:val="24"/>
          <w:szCs w:val="24"/>
        </w:rPr>
        <w:t xml:space="preserve"> (1), soil and water conservation districts (1), and farmer/producer within the watershed/county (3)</w:t>
      </w:r>
      <w:r w:rsidR="006B04FF">
        <w:rPr>
          <w:rFonts w:ascii="Times New Roman" w:hAnsi="Times New Roman" w:cs="Times New Roman"/>
          <w:sz w:val="24"/>
          <w:szCs w:val="24"/>
        </w:rPr>
        <w:t xml:space="preserve">. Three meetings were held during </w:t>
      </w:r>
      <w:r w:rsidR="00256BFE">
        <w:rPr>
          <w:rFonts w:ascii="Times New Roman" w:hAnsi="Times New Roman" w:cs="Times New Roman"/>
          <w:sz w:val="24"/>
          <w:szCs w:val="24"/>
        </w:rPr>
        <w:t>f</w:t>
      </w:r>
      <w:r w:rsidR="006B04FF">
        <w:rPr>
          <w:rFonts w:ascii="Times New Roman" w:hAnsi="Times New Roman" w:cs="Times New Roman"/>
          <w:sz w:val="24"/>
          <w:szCs w:val="24"/>
        </w:rPr>
        <w:t xml:space="preserve">all of 2021 and </w:t>
      </w:r>
      <w:r w:rsidR="00256BFE">
        <w:rPr>
          <w:rFonts w:ascii="Times New Roman" w:hAnsi="Times New Roman" w:cs="Times New Roman"/>
          <w:sz w:val="24"/>
          <w:szCs w:val="24"/>
        </w:rPr>
        <w:t>s</w:t>
      </w:r>
      <w:r w:rsidR="006B04FF">
        <w:rPr>
          <w:rFonts w:ascii="Times New Roman" w:hAnsi="Times New Roman" w:cs="Times New Roman"/>
          <w:sz w:val="24"/>
          <w:szCs w:val="24"/>
        </w:rPr>
        <w:t xml:space="preserve">pring and </w:t>
      </w:r>
      <w:r w:rsidR="00256BFE">
        <w:rPr>
          <w:rFonts w:ascii="Times New Roman" w:hAnsi="Times New Roman" w:cs="Times New Roman"/>
          <w:sz w:val="24"/>
          <w:szCs w:val="24"/>
        </w:rPr>
        <w:t>f</w:t>
      </w:r>
      <w:r w:rsidR="006B04FF">
        <w:rPr>
          <w:rFonts w:ascii="Times New Roman" w:hAnsi="Times New Roman" w:cs="Times New Roman"/>
          <w:sz w:val="24"/>
          <w:szCs w:val="24"/>
        </w:rPr>
        <w:t xml:space="preserve">all of 2022. </w:t>
      </w:r>
      <w:r w:rsidR="00256BFE">
        <w:rPr>
          <w:rFonts w:ascii="Times New Roman" w:hAnsi="Times New Roman" w:cs="Times New Roman"/>
          <w:sz w:val="24"/>
          <w:szCs w:val="24"/>
        </w:rPr>
        <w:t xml:space="preserve">The purpose of the meetings was to introduce </w:t>
      </w:r>
      <w:r w:rsidR="00BC691D">
        <w:rPr>
          <w:rFonts w:ascii="Times New Roman" w:hAnsi="Times New Roman" w:cs="Times New Roman"/>
          <w:sz w:val="24"/>
          <w:szCs w:val="24"/>
        </w:rPr>
        <w:t>potential end-users</w:t>
      </w:r>
      <w:r w:rsidR="00256BFE">
        <w:rPr>
          <w:rFonts w:ascii="Times New Roman" w:hAnsi="Times New Roman" w:cs="Times New Roman"/>
          <w:sz w:val="24"/>
          <w:szCs w:val="24"/>
        </w:rPr>
        <w:t xml:space="preserve"> to the model and allow feedback on model inputs/development. </w:t>
      </w:r>
      <w:r w:rsidR="006E1F7D">
        <w:rPr>
          <w:rFonts w:ascii="Times New Roman" w:hAnsi="Times New Roman" w:cs="Times New Roman"/>
          <w:sz w:val="24"/>
          <w:szCs w:val="24"/>
        </w:rPr>
        <w:t>Attendees</w:t>
      </w:r>
      <w:r w:rsidR="00256BFE">
        <w:rPr>
          <w:rFonts w:ascii="Times New Roman" w:hAnsi="Times New Roman" w:cs="Times New Roman"/>
          <w:sz w:val="24"/>
          <w:szCs w:val="24"/>
        </w:rPr>
        <w:t xml:space="preserve"> provided feedback on </w:t>
      </w:r>
      <w:r w:rsidR="000453AA">
        <w:rPr>
          <w:rFonts w:ascii="Times New Roman" w:hAnsi="Times New Roman" w:cs="Times New Roman"/>
          <w:sz w:val="24"/>
          <w:szCs w:val="24"/>
        </w:rPr>
        <w:t xml:space="preserve">adjusting </w:t>
      </w:r>
      <w:r w:rsidR="00256BFE">
        <w:rPr>
          <w:rFonts w:ascii="Times New Roman" w:hAnsi="Times New Roman" w:cs="Times New Roman"/>
          <w:sz w:val="24"/>
          <w:szCs w:val="24"/>
        </w:rPr>
        <w:t>management inputs, importance of different water quality issues</w:t>
      </w:r>
      <w:r w:rsidR="000453AA">
        <w:rPr>
          <w:rFonts w:ascii="Times New Roman" w:hAnsi="Times New Roman" w:cs="Times New Roman"/>
          <w:sz w:val="24"/>
          <w:szCs w:val="24"/>
        </w:rPr>
        <w:t xml:space="preserve"> in OWC, and</w:t>
      </w:r>
      <w:r w:rsidR="00256BFE">
        <w:rPr>
          <w:rFonts w:ascii="Times New Roman" w:hAnsi="Times New Roman" w:cs="Times New Roman"/>
          <w:sz w:val="24"/>
          <w:szCs w:val="24"/>
        </w:rPr>
        <w:t xml:space="preserve"> </w:t>
      </w:r>
      <w:r w:rsidR="000453AA">
        <w:rPr>
          <w:rFonts w:ascii="Times New Roman" w:hAnsi="Times New Roman" w:cs="Times New Roman"/>
          <w:sz w:val="24"/>
          <w:szCs w:val="24"/>
        </w:rPr>
        <w:t>provid</w:t>
      </w:r>
      <w:r w:rsidR="007D2A82">
        <w:rPr>
          <w:rFonts w:ascii="Times New Roman" w:hAnsi="Times New Roman" w:cs="Times New Roman"/>
          <w:sz w:val="24"/>
          <w:szCs w:val="24"/>
        </w:rPr>
        <w:t>ed</w:t>
      </w:r>
      <w:r w:rsidR="000453AA">
        <w:rPr>
          <w:rFonts w:ascii="Times New Roman" w:hAnsi="Times New Roman" w:cs="Times New Roman"/>
          <w:sz w:val="24"/>
          <w:szCs w:val="24"/>
        </w:rPr>
        <w:t xml:space="preserve"> </w:t>
      </w:r>
      <w:r w:rsidR="007D2A82">
        <w:rPr>
          <w:rFonts w:ascii="Times New Roman" w:hAnsi="Times New Roman" w:cs="Times New Roman"/>
          <w:sz w:val="24"/>
          <w:szCs w:val="24"/>
        </w:rPr>
        <w:t xml:space="preserve">knowledge of and access to </w:t>
      </w:r>
      <w:r w:rsidR="000453AA">
        <w:rPr>
          <w:rFonts w:ascii="Times New Roman" w:hAnsi="Times New Roman" w:cs="Times New Roman"/>
          <w:sz w:val="24"/>
          <w:szCs w:val="24"/>
        </w:rPr>
        <w:t>extensive data available for the watershed and estuary.</w:t>
      </w:r>
    </w:p>
    <w:p w14:paraId="6CBC4DB3" w14:textId="2B46CFAE" w:rsidR="008F3C59" w:rsidRDefault="008F3C59" w:rsidP="008F3C59">
      <w:pPr>
        <w:pStyle w:val="ListParagraph"/>
        <w:numPr>
          <w:ilvl w:val="0"/>
          <w:numId w:val="1"/>
        </w:numPr>
        <w:rPr>
          <w:rFonts w:ascii="Times New Roman" w:hAnsi="Times New Roman" w:cs="Times New Roman"/>
          <w:b/>
          <w:bCs/>
          <w:sz w:val="24"/>
          <w:szCs w:val="24"/>
        </w:rPr>
      </w:pPr>
      <w:r w:rsidRPr="008F3C59">
        <w:rPr>
          <w:rFonts w:ascii="Times New Roman" w:hAnsi="Times New Roman" w:cs="Times New Roman"/>
          <w:b/>
          <w:bCs/>
          <w:sz w:val="24"/>
          <w:szCs w:val="24"/>
        </w:rPr>
        <w:t>Results</w:t>
      </w:r>
    </w:p>
    <w:p w14:paraId="569A1436" w14:textId="7FB4ABE0" w:rsidR="00A525FE" w:rsidRDefault="00A525FE" w:rsidP="00A525FE">
      <w:pPr>
        <w:rPr>
          <w:rFonts w:ascii="Times New Roman" w:hAnsi="Times New Roman" w:cs="Times New Roman"/>
          <w:b/>
          <w:bCs/>
          <w:sz w:val="24"/>
          <w:szCs w:val="24"/>
        </w:rPr>
      </w:pPr>
      <w:r>
        <w:rPr>
          <w:rFonts w:ascii="Times New Roman" w:hAnsi="Times New Roman" w:cs="Times New Roman"/>
          <w:b/>
          <w:bCs/>
          <w:sz w:val="24"/>
          <w:szCs w:val="24"/>
        </w:rPr>
        <w:t>Watershed calibration</w:t>
      </w:r>
    </w:p>
    <w:p w14:paraId="5132BC6A" w14:textId="6B2C4FB5" w:rsidR="00A525FE" w:rsidRDefault="00A525FE" w:rsidP="00A525FE">
      <w:pPr>
        <w:rPr>
          <w:rFonts w:ascii="Times New Roman" w:hAnsi="Times New Roman" w:cs="Times New Roman"/>
          <w:sz w:val="24"/>
          <w:szCs w:val="24"/>
        </w:rPr>
      </w:pPr>
      <w:r>
        <w:rPr>
          <w:rFonts w:ascii="Times New Roman" w:hAnsi="Times New Roman" w:cs="Times New Roman"/>
          <w:sz w:val="24"/>
          <w:szCs w:val="24"/>
        </w:rPr>
        <w:t xml:space="preserve">The calibrated watershed model had an area of 71 </w:t>
      </w:r>
      <w:r w:rsidRPr="00A525FE">
        <w:rPr>
          <w:rFonts w:ascii="Times New Roman" w:hAnsi="Times New Roman" w:cs="Times New Roman"/>
          <w:sz w:val="24"/>
          <w:szCs w:val="24"/>
        </w:rPr>
        <w:t>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containing 9409 HRUs, 39 subbasins, and 3 reservoirs. </w:t>
      </w:r>
    </w:p>
    <w:p w14:paraId="1DFABC08" w14:textId="79B8A49B" w:rsidR="009813A3" w:rsidRDefault="00FA68BE" w:rsidP="00A525FE">
      <w:pPr>
        <w:rPr>
          <w:rFonts w:ascii="Times New Roman" w:hAnsi="Times New Roman" w:cs="Times New Roman"/>
          <w:b/>
          <w:bCs/>
          <w:sz w:val="24"/>
          <w:szCs w:val="24"/>
          <w:highlight w:val="green"/>
        </w:rPr>
      </w:pPr>
      <w:r w:rsidRPr="00FA68BE">
        <w:rPr>
          <w:rFonts w:ascii="Times New Roman" w:hAnsi="Times New Roman" w:cs="Times New Roman"/>
          <w:b/>
          <w:bCs/>
          <w:sz w:val="24"/>
          <w:szCs w:val="24"/>
          <w:highlight w:val="green"/>
        </w:rPr>
        <w:t>Berlin Rd. calibration</w:t>
      </w:r>
    </w:p>
    <w:p w14:paraId="3B8FCCA3" w14:textId="77777777" w:rsidR="009813A3" w:rsidRDefault="009813A3">
      <w:pPr>
        <w:rPr>
          <w:rFonts w:ascii="Times New Roman" w:hAnsi="Times New Roman" w:cs="Times New Roman"/>
          <w:b/>
          <w:bCs/>
          <w:sz w:val="24"/>
          <w:szCs w:val="24"/>
          <w:highlight w:val="green"/>
        </w:rPr>
      </w:pPr>
      <w:r>
        <w:rPr>
          <w:rFonts w:ascii="Times New Roman" w:hAnsi="Times New Roman" w:cs="Times New Roman"/>
          <w:b/>
          <w:bCs/>
          <w:sz w:val="24"/>
          <w:szCs w:val="24"/>
          <w:highlight w:val="green"/>
        </w:rPr>
        <w:br w:type="page"/>
      </w:r>
    </w:p>
    <w:p w14:paraId="085D2DF4" w14:textId="1E8E941A" w:rsidR="00FA68BE" w:rsidRPr="00FA68BE" w:rsidRDefault="009813A3" w:rsidP="00A525FE">
      <w:pPr>
        <w:rPr>
          <w:rFonts w:ascii="Times New Roman" w:hAnsi="Times New Roman" w:cs="Times New Roman"/>
          <w:b/>
          <w:bCs/>
          <w:sz w:val="24"/>
          <w:szCs w:val="24"/>
        </w:rPr>
      </w:pPr>
      <w:r>
        <w:rPr>
          <w:noProof/>
        </w:rPr>
        <w:lastRenderedPageBreak/>
        <w:drawing>
          <wp:inline distT="0" distB="0" distL="0" distR="0" wp14:anchorId="3D649ADF" wp14:editId="4C0CFAAC">
            <wp:extent cx="5943600" cy="59436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AA89F70" w14:textId="77777777" w:rsidR="000B42E4" w:rsidRDefault="009813A3" w:rsidP="009813A3">
      <w:pPr>
        <w:spacing w:after="0"/>
        <w:rPr>
          <w:rFonts w:ascii="Times New Roman" w:hAnsi="Times New Roman" w:cs="Times New Roman"/>
          <w:b/>
          <w:bCs/>
          <w:sz w:val="24"/>
          <w:szCs w:val="24"/>
        </w:rPr>
      </w:pPr>
      <w:r>
        <w:rPr>
          <w:noProof/>
        </w:rPr>
        <w:lastRenderedPageBreak/>
        <w:drawing>
          <wp:inline distT="0" distB="0" distL="0" distR="0" wp14:anchorId="147479F7" wp14:editId="609C95A4">
            <wp:extent cx="4568190" cy="8229600"/>
            <wp:effectExtent l="0" t="0" r="3810" b="0"/>
            <wp:docPr id="1" name="Picture 1"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8190" cy="8229600"/>
                    </a:xfrm>
                    <a:prstGeom prst="rect">
                      <a:avLst/>
                    </a:prstGeom>
                    <a:noFill/>
                    <a:ln>
                      <a:noFill/>
                    </a:ln>
                  </pic:spPr>
                </pic:pic>
              </a:graphicData>
            </a:graphic>
          </wp:inline>
        </w:drawing>
      </w:r>
    </w:p>
    <w:p w14:paraId="37B04EC8" w14:textId="39144BB1" w:rsidR="009813A3" w:rsidRDefault="009813A3" w:rsidP="009813A3">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E17111">
        <w:rPr>
          <w:rFonts w:ascii="Times New Roman" w:hAnsi="Times New Roman" w:cs="Times New Roman"/>
          <w:b/>
          <w:bCs/>
          <w:sz w:val="24"/>
          <w:szCs w:val="24"/>
        </w:rPr>
        <w:t>Table 1.</w:t>
      </w:r>
      <w:r>
        <w:rPr>
          <w:rFonts w:ascii="Times New Roman" w:hAnsi="Times New Roman" w:cs="Times New Roman"/>
          <w:sz w:val="24"/>
          <w:szCs w:val="24"/>
        </w:rPr>
        <w:t xml:space="preserve"> Performance measures for OWC-SWAT+ at Berlin Rd. Bolded values are considered satisfactory by published standards for watershed models.</w:t>
      </w:r>
    </w:p>
    <w:tbl>
      <w:tblPr>
        <w:tblW w:w="9500" w:type="dxa"/>
        <w:tblLook w:val="04A0" w:firstRow="1" w:lastRow="0" w:firstColumn="1" w:lastColumn="0" w:noHBand="0" w:noVBand="1"/>
      </w:tblPr>
      <w:tblGrid>
        <w:gridCol w:w="2900"/>
        <w:gridCol w:w="1465"/>
        <w:gridCol w:w="1735"/>
        <w:gridCol w:w="1676"/>
        <w:gridCol w:w="1724"/>
      </w:tblGrid>
      <w:tr w:rsidR="009813A3" w:rsidRPr="00E17111" w14:paraId="32C3C9BB" w14:textId="77777777" w:rsidTr="00521721">
        <w:trPr>
          <w:trHeight w:val="288"/>
        </w:trPr>
        <w:tc>
          <w:tcPr>
            <w:tcW w:w="2900" w:type="dxa"/>
            <w:tcBorders>
              <w:top w:val="single" w:sz="4" w:space="0" w:color="auto"/>
              <w:left w:val="nil"/>
              <w:bottom w:val="single" w:sz="4" w:space="0" w:color="auto"/>
              <w:right w:val="single" w:sz="4" w:space="0" w:color="auto"/>
            </w:tcBorders>
            <w:shd w:val="clear" w:color="auto" w:fill="auto"/>
            <w:noWrap/>
            <w:vAlign w:val="bottom"/>
            <w:hideMark/>
          </w:tcPr>
          <w:p w14:paraId="01CB244E" w14:textId="77777777" w:rsidR="009813A3" w:rsidRPr="00E17111" w:rsidRDefault="009813A3" w:rsidP="009813A3">
            <w:pPr>
              <w:spacing w:after="0" w:line="240" w:lineRule="auto"/>
              <w:rPr>
                <w:rFonts w:ascii="Calibri" w:eastAsia="Times New Roman" w:hAnsi="Calibri" w:cs="Calibri"/>
                <w:color w:val="000000"/>
              </w:rPr>
            </w:pPr>
            <w:r w:rsidRPr="00E17111">
              <w:rPr>
                <w:rFonts w:ascii="Calibri" w:eastAsia="Times New Roman" w:hAnsi="Calibri" w:cs="Calibri"/>
                <w:color w:val="000000"/>
              </w:rPr>
              <w:t> </w:t>
            </w: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693C690C" w14:textId="77777777" w:rsidR="009813A3" w:rsidRPr="00E17111" w:rsidRDefault="009813A3" w:rsidP="009813A3">
            <w:pPr>
              <w:spacing w:after="0" w:line="240" w:lineRule="auto"/>
              <w:jc w:val="center"/>
              <w:rPr>
                <w:rFonts w:ascii="Calibri" w:eastAsia="Times New Roman" w:hAnsi="Calibri" w:cs="Calibri"/>
                <w:color w:val="000000"/>
              </w:rPr>
            </w:pPr>
            <w:r w:rsidRPr="00E17111">
              <w:rPr>
                <w:rFonts w:ascii="Calibri" w:eastAsia="Times New Roman" w:hAnsi="Calibri" w:cs="Calibri"/>
                <w:color w:val="000000"/>
              </w:rPr>
              <w:t>Calibration (2013-2017)</w:t>
            </w:r>
          </w:p>
        </w:tc>
        <w:tc>
          <w:tcPr>
            <w:tcW w:w="3400" w:type="dxa"/>
            <w:gridSpan w:val="2"/>
            <w:tcBorders>
              <w:top w:val="single" w:sz="4" w:space="0" w:color="auto"/>
              <w:left w:val="nil"/>
              <w:bottom w:val="single" w:sz="4" w:space="0" w:color="auto"/>
              <w:right w:val="nil"/>
            </w:tcBorders>
            <w:shd w:val="clear" w:color="auto" w:fill="auto"/>
            <w:noWrap/>
            <w:vAlign w:val="bottom"/>
            <w:hideMark/>
          </w:tcPr>
          <w:p w14:paraId="4D96F1B7" w14:textId="77777777" w:rsidR="009813A3" w:rsidRPr="00E17111" w:rsidRDefault="009813A3" w:rsidP="009813A3">
            <w:pPr>
              <w:spacing w:after="0" w:line="240" w:lineRule="auto"/>
              <w:jc w:val="center"/>
              <w:rPr>
                <w:rFonts w:ascii="Calibri" w:eastAsia="Times New Roman" w:hAnsi="Calibri" w:cs="Calibri"/>
                <w:color w:val="000000"/>
              </w:rPr>
            </w:pPr>
            <w:r w:rsidRPr="00E17111">
              <w:rPr>
                <w:rFonts w:ascii="Calibri" w:eastAsia="Times New Roman" w:hAnsi="Calibri" w:cs="Calibri"/>
                <w:color w:val="000000"/>
              </w:rPr>
              <w:t>Validation (2018-2020)</w:t>
            </w:r>
          </w:p>
        </w:tc>
      </w:tr>
      <w:tr w:rsidR="009813A3" w:rsidRPr="00E17111" w14:paraId="53DF377B" w14:textId="77777777" w:rsidTr="00521721">
        <w:trPr>
          <w:trHeight w:val="288"/>
        </w:trPr>
        <w:tc>
          <w:tcPr>
            <w:tcW w:w="2900" w:type="dxa"/>
            <w:tcBorders>
              <w:top w:val="nil"/>
              <w:left w:val="nil"/>
              <w:bottom w:val="single" w:sz="4" w:space="0" w:color="auto"/>
              <w:right w:val="single" w:sz="4" w:space="0" w:color="auto"/>
            </w:tcBorders>
            <w:shd w:val="clear" w:color="auto" w:fill="auto"/>
            <w:noWrap/>
            <w:vAlign w:val="bottom"/>
            <w:hideMark/>
          </w:tcPr>
          <w:p w14:paraId="1C1ED304" w14:textId="77777777" w:rsidR="009813A3" w:rsidRPr="00E17111" w:rsidRDefault="009813A3" w:rsidP="009813A3">
            <w:pPr>
              <w:spacing w:after="0" w:line="240" w:lineRule="auto"/>
              <w:rPr>
                <w:rFonts w:ascii="Calibri" w:eastAsia="Times New Roman" w:hAnsi="Calibri" w:cs="Calibri"/>
                <w:color w:val="000000"/>
              </w:rPr>
            </w:pPr>
            <w:r w:rsidRPr="00E17111">
              <w:rPr>
                <w:rFonts w:ascii="Calibri" w:eastAsia="Times New Roman" w:hAnsi="Calibri" w:cs="Calibri"/>
                <w:color w:val="000000"/>
              </w:rPr>
              <w:t> </w:t>
            </w:r>
          </w:p>
        </w:tc>
        <w:tc>
          <w:tcPr>
            <w:tcW w:w="1465" w:type="dxa"/>
            <w:tcBorders>
              <w:top w:val="nil"/>
              <w:left w:val="nil"/>
              <w:bottom w:val="single" w:sz="4" w:space="0" w:color="auto"/>
              <w:right w:val="nil"/>
            </w:tcBorders>
            <w:shd w:val="clear" w:color="auto" w:fill="auto"/>
            <w:noWrap/>
            <w:vAlign w:val="bottom"/>
            <w:hideMark/>
          </w:tcPr>
          <w:p w14:paraId="65921040" w14:textId="77777777" w:rsidR="009813A3" w:rsidRPr="00E17111" w:rsidRDefault="009813A3" w:rsidP="009813A3">
            <w:pPr>
              <w:spacing w:after="0" w:line="240" w:lineRule="auto"/>
              <w:jc w:val="center"/>
              <w:rPr>
                <w:rFonts w:ascii="Calibri" w:eastAsia="Times New Roman" w:hAnsi="Calibri" w:cs="Calibri"/>
                <w:color w:val="000000"/>
              </w:rPr>
            </w:pPr>
            <w:r w:rsidRPr="00E17111">
              <w:rPr>
                <w:rFonts w:ascii="Calibri" w:eastAsia="Times New Roman" w:hAnsi="Calibri" w:cs="Calibri"/>
                <w:color w:val="000000"/>
              </w:rPr>
              <w:t>NSE</w:t>
            </w:r>
          </w:p>
        </w:tc>
        <w:tc>
          <w:tcPr>
            <w:tcW w:w="1735" w:type="dxa"/>
            <w:tcBorders>
              <w:top w:val="nil"/>
              <w:left w:val="nil"/>
              <w:bottom w:val="single" w:sz="4" w:space="0" w:color="auto"/>
              <w:right w:val="nil"/>
            </w:tcBorders>
            <w:shd w:val="clear" w:color="auto" w:fill="auto"/>
            <w:noWrap/>
            <w:vAlign w:val="bottom"/>
            <w:hideMark/>
          </w:tcPr>
          <w:p w14:paraId="2F865240" w14:textId="77777777" w:rsidR="009813A3" w:rsidRPr="00E17111" w:rsidRDefault="009813A3" w:rsidP="009813A3">
            <w:pPr>
              <w:spacing w:after="0" w:line="240" w:lineRule="auto"/>
              <w:jc w:val="center"/>
              <w:rPr>
                <w:rFonts w:ascii="Calibri" w:eastAsia="Times New Roman" w:hAnsi="Calibri" w:cs="Calibri"/>
                <w:color w:val="000000"/>
              </w:rPr>
            </w:pPr>
            <w:proofErr w:type="spellStart"/>
            <w:r w:rsidRPr="00E17111">
              <w:rPr>
                <w:rFonts w:ascii="Calibri" w:eastAsia="Times New Roman" w:hAnsi="Calibri" w:cs="Calibri"/>
                <w:color w:val="000000"/>
              </w:rPr>
              <w:t>Pbias</w:t>
            </w:r>
            <w:proofErr w:type="spellEnd"/>
          </w:p>
        </w:tc>
        <w:tc>
          <w:tcPr>
            <w:tcW w:w="1676" w:type="dxa"/>
            <w:tcBorders>
              <w:top w:val="nil"/>
              <w:left w:val="nil"/>
              <w:bottom w:val="single" w:sz="4" w:space="0" w:color="auto"/>
              <w:right w:val="nil"/>
            </w:tcBorders>
            <w:shd w:val="clear" w:color="auto" w:fill="auto"/>
            <w:noWrap/>
            <w:vAlign w:val="bottom"/>
            <w:hideMark/>
          </w:tcPr>
          <w:p w14:paraId="4F0E2369" w14:textId="77777777" w:rsidR="009813A3" w:rsidRPr="00E17111" w:rsidRDefault="009813A3" w:rsidP="009813A3">
            <w:pPr>
              <w:spacing w:after="0" w:line="240" w:lineRule="auto"/>
              <w:jc w:val="center"/>
              <w:rPr>
                <w:rFonts w:ascii="Calibri" w:eastAsia="Times New Roman" w:hAnsi="Calibri" w:cs="Calibri"/>
                <w:color w:val="000000"/>
              </w:rPr>
            </w:pPr>
            <w:r w:rsidRPr="00E17111">
              <w:rPr>
                <w:rFonts w:ascii="Calibri" w:eastAsia="Times New Roman" w:hAnsi="Calibri" w:cs="Calibri"/>
                <w:color w:val="000000"/>
              </w:rPr>
              <w:t>NSE</w:t>
            </w:r>
          </w:p>
        </w:tc>
        <w:tc>
          <w:tcPr>
            <w:tcW w:w="1724" w:type="dxa"/>
            <w:tcBorders>
              <w:top w:val="nil"/>
              <w:left w:val="nil"/>
              <w:bottom w:val="single" w:sz="4" w:space="0" w:color="auto"/>
              <w:right w:val="nil"/>
            </w:tcBorders>
            <w:shd w:val="clear" w:color="auto" w:fill="auto"/>
            <w:noWrap/>
            <w:vAlign w:val="bottom"/>
            <w:hideMark/>
          </w:tcPr>
          <w:p w14:paraId="6C715BE4" w14:textId="77777777" w:rsidR="009813A3" w:rsidRPr="00E17111" w:rsidRDefault="009813A3" w:rsidP="009813A3">
            <w:pPr>
              <w:spacing w:after="0" w:line="240" w:lineRule="auto"/>
              <w:jc w:val="center"/>
              <w:rPr>
                <w:rFonts w:ascii="Calibri" w:eastAsia="Times New Roman" w:hAnsi="Calibri" w:cs="Calibri"/>
                <w:color w:val="000000"/>
              </w:rPr>
            </w:pPr>
            <w:proofErr w:type="spellStart"/>
            <w:r w:rsidRPr="00E17111">
              <w:rPr>
                <w:rFonts w:ascii="Calibri" w:eastAsia="Times New Roman" w:hAnsi="Calibri" w:cs="Calibri"/>
                <w:color w:val="000000"/>
              </w:rPr>
              <w:t>Pbias</w:t>
            </w:r>
            <w:proofErr w:type="spellEnd"/>
          </w:p>
        </w:tc>
      </w:tr>
      <w:tr w:rsidR="009813A3" w:rsidRPr="00E17111" w14:paraId="3192F0AF" w14:textId="77777777" w:rsidTr="00521721">
        <w:trPr>
          <w:trHeight w:val="288"/>
        </w:trPr>
        <w:tc>
          <w:tcPr>
            <w:tcW w:w="2900" w:type="dxa"/>
            <w:tcBorders>
              <w:top w:val="nil"/>
              <w:left w:val="nil"/>
              <w:bottom w:val="nil"/>
              <w:right w:val="single" w:sz="4" w:space="0" w:color="auto"/>
            </w:tcBorders>
            <w:shd w:val="clear" w:color="auto" w:fill="auto"/>
            <w:noWrap/>
            <w:vAlign w:val="bottom"/>
            <w:hideMark/>
          </w:tcPr>
          <w:p w14:paraId="35605B0D" w14:textId="77777777" w:rsidR="009813A3" w:rsidRPr="00E17111" w:rsidRDefault="009813A3" w:rsidP="009813A3">
            <w:pPr>
              <w:spacing w:after="0" w:line="240" w:lineRule="auto"/>
              <w:rPr>
                <w:rFonts w:ascii="Calibri" w:eastAsia="Times New Roman" w:hAnsi="Calibri" w:cs="Calibri"/>
                <w:color w:val="000000"/>
              </w:rPr>
            </w:pPr>
            <w:r w:rsidRPr="00E17111">
              <w:rPr>
                <w:rFonts w:ascii="Calibri" w:eastAsia="Times New Roman" w:hAnsi="Calibri" w:cs="Calibri"/>
                <w:color w:val="000000"/>
              </w:rPr>
              <w:t>Discharge</w:t>
            </w:r>
          </w:p>
        </w:tc>
        <w:tc>
          <w:tcPr>
            <w:tcW w:w="1465" w:type="dxa"/>
            <w:tcBorders>
              <w:top w:val="single" w:sz="4" w:space="0" w:color="auto"/>
              <w:left w:val="nil"/>
              <w:bottom w:val="nil"/>
              <w:right w:val="nil"/>
            </w:tcBorders>
            <w:shd w:val="clear" w:color="auto" w:fill="auto"/>
            <w:noWrap/>
            <w:vAlign w:val="bottom"/>
            <w:hideMark/>
          </w:tcPr>
          <w:p w14:paraId="4C91D4BE" w14:textId="77777777" w:rsidR="009813A3" w:rsidRPr="00E17111" w:rsidRDefault="009813A3" w:rsidP="009813A3">
            <w:pPr>
              <w:spacing w:after="0" w:line="240" w:lineRule="auto"/>
              <w:jc w:val="center"/>
              <w:rPr>
                <w:rFonts w:ascii="Calibri" w:eastAsia="Times New Roman" w:hAnsi="Calibri" w:cs="Calibri"/>
                <w:b/>
                <w:bCs/>
                <w:color w:val="000000"/>
              </w:rPr>
            </w:pPr>
            <w:r w:rsidRPr="00E17111">
              <w:rPr>
                <w:rFonts w:ascii="Calibri" w:eastAsia="Times New Roman" w:hAnsi="Calibri" w:cs="Calibri"/>
                <w:b/>
                <w:bCs/>
                <w:color w:val="000000"/>
              </w:rPr>
              <w:t>0.74</w:t>
            </w:r>
          </w:p>
        </w:tc>
        <w:tc>
          <w:tcPr>
            <w:tcW w:w="1735" w:type="dxa"/>
            <w:tcBorders>
              <w:top w:val="single" w:sz="4" w:space="0" w:color="auto"/>
              <w:left w:val="nil"/>
              <w:bottom w:val="nil"/>
              <w:right w:val="nil"/>
            </w:tcBorders>
            <w:shd w:val="clear" w:color="auto" w:fill="auto"/>
            <w:noWrap/>
            <w:vAlign w:val="bottom"/>
            <w:hideMark/>
          </w:tcPr>
          <w:p w14:paraId="119B60C2" w14:textId="77777777" w:rsidR="009813A3" w:rsidRPr="00E17111" w:rsidRDefault="009813A3" w:rsidP="009813A3">
            <w:pPr>
              <w:spacing w:after="0" w:line="240" w:lineRule="auto"/>
              <w:jc w:val="center"/>
              <w:rPr>
                <w:rFonts w:ascii="Calibri" w:eastAsia="Times New Roman" w:hAnsi="Calibri" w:cs="Calibri"/>
                <w:b/>
                <w:bCs/>
                <w:color w:val="000000"/>
              </w:rPr>
            </w:pPr>
            <w:r w:rsidRPr="00E17111">
              <w:rPr>
                <w:rFonts w:ascii="Calibri" w:eastAsia="Times New Roman" w:hAnsi="Calibri" w:cs="Calibri"/>
                <w:b/>
                <w:bCs/>
                <w:color w:val="000000"/>
              </w:rPr>
              <w:t>-14</w:t>
            </w:r>
          </w:p>
        </w:tc>
        <w:tc>
          <w:tcPr>
            <w:tcW w:w="1676" w:type="dxa"/>
            <w:tcBorders>
              <w:top w:val="nil"/>
              <w:left w:val="nil"/>
              <w:bottom w:val="nil"/>
              <w:right w:val="nil"/>
            </w:tcBorders>
            <w:shd w:val="clear" w:color="auto" w:fill="auto"/>
            <w:noWrap/>
            <w:vAlign w:val="bottom"/>
            <w:hideMark/>
          </w:tcPr>
          <w:p w14:paraId="10DB9CE4" w14:textId="77777777" w:rsidR="009813A3" w:rsidRPr="00E17111" w:rsidRDefault="009813A3" w:rsidP="009813A3">
            <w:pPr>
              <w:spacing w:after="0" w:line="240" w:lineRule="auto"/>
              <w:jc w:val="center"/>
              <w:rPr>
                <w:rFonts w:ascii="Calibri" w:eastAsia="Times New Roman" w:hAnsi="Calibri" w:cs="Calibri"/>
                <w:b/>
                <w:bCs/>
                <w:color w:val="000000"/>
              </w:rPr>
            </w:pPr>
            <w:r w:rsidRPr="00E17111">
              <w:rPr>
                <w:rFonts w:ascii="Calibri" w:eastAsia="Times New Roman" w:hAnsi="Calibri" w:cs="Calibri"/>
                <w:b/>
                <w:bCs/>
                <w:color w:val="000000"/>
              </w:rPr>
              <w:t>0.63</w:t>
            </w:r>
          </w:p>
        </w:tc>
        <w:tc>
          <w:tcPr>
            <w:tcW w:w="1724" w:type="dxa"/>
            <w:tcBorders>
              <w:top w:val="nil"/>
              <w:left w:val="nil"/>
              <w:bottom w:val="nil"/>
              <w:right w:val="nil"/>
            </w:tcBorders>
            <w:shd w:val="clear" w:color="auto" w:fill="auto"/>
            <w:noWrap/>
            <w:vAlign w:val="bottom"/>
            <w:hideMark/>
          </w:tcPr>
          <w:p w14:paraId="541E82F6" w14:textId="77777777" w:rsidR="009813A3" w:rsidRPr="00E17111" w:rsidRDefault="009813A3" w:rsidP="009813A3">
            <w:pPr>
              <w:spacing w:after="0" w:line="240" w:lineRule="auto"/>
              <w:jc w:val="center"/>
              <w:rPr>
                <w:rFonts w:ascii="Calibri" w:eastAsia="Times New Roman" w:hAnsi="Calibri" w:cs="Calibri"/>
                <w:color w:val="000000"/>
              </w:rPr>
            </w:pPr>
            <w:r w:rsidRPr="00E17111">
              <w:rPr>
                <w:rFonts w:ascii="Calibri" w:eastAsia="Times New Roman" w:hAnsi="Calibri" w:cs="Calibri"/>
                <w:color w:val="000000"/>
              </w:rPr>
              <w:t>-22</w:t>
            </w:r>
          </w:p>
        </w:tc>
      </w:tr>
      <w:tr w:rsidR="009813A3" w:rsidRPr="00E17111" w14:paraId="1CB805C0" w14:textId="77777777" w:rsidTr="00521721">
        <w:trPr>
          <w:trHeight w:val="288"/>
        </w:trPr>
        <w:tc>
          <w:tcPr>
            <w:tcW w:w="2900" w:type="dxa"/>
            <w:tcBorders>
              <w:top w:val="nil"/>
              <w:left w:val="nil"/>
              <w:bottom w:val="nil"/>
              <w:right w:val="single" w:sz="4" w:space="0" w:color="auto"/>
            </w:tcBorders>
            <w:shd w:val="clear" w:color="auto" w:fill="auto"/>
            <w:noWrap/>
            <w:vAlign w:val="bottom"/>
            <w:hideMark/>
          </w:tcPr>
          <w:p w14:paraId="6D2830D4" w14:textId="77777777" w:rsidR="009813A3" w:rsidRPr="00E17111" w:rsidRDefault="009813A3" w:rsidP="009813A3">
            <w:pPr>
              <w:spacing w:after="0" w:line="240" w:lineRule="auto"/>
              <w:rPr>
                <w:rFonts w:ascii="Calibri" w:eastAsia="Times New Roman" w:hAnsi="Calibri" w:cs="Calibri"/>
                <w:color w:val="000000"/>
              </w:rPr>
            </w:pPr>
            <w:r w:rsidRPr="00E17111">
              <w:rPr>
                <w:rFonts w:ascii="Calibri" w:eastAsia="Times New Roman" w:hAnsi="Calibri" w:cs="Calibri"/>
                <w:color w:val="000000"/>
              </w:rPr>
              <w:t>Total phosphorus</w:t>
            </w:r>
          </w:p>
        </w:tc>
        <w:tc>
          <w:tcPr>
            <w:tcW w:w="1465" w:type="dxa"/>
            <w:tcBorders>
              <w:top w:val="nil"/>
              <w:left w:val="nil"/>
              <w:bottom w:val="nil"/>
              <w:right w:val="nil"/>
            </w:tcBorders>
            <w:shd w:val="clear" w:color="auto" w:fill="auto"/>
            <w:noWrap/>
            <w:vAlign w:val="bottom"/>
            <w:hideMark/>
          </w:tcPr>
          <w:p w14:paraId="39E62B41" w14:textId="77777777" w:rsidR="009813A3" w:rsidRPr="00E17111" w:rsidRDefault="009813A3" w:rsidP="009813A3">
            <w:pPr>
              <w:spacing w:after="0" w:line="240" w:lineRule="auto"/>
              <w:jc w:val="center"/>
              <w:rPr>
                <w:rFonts w:ascii="Calibri" w:eastAsia="Times New Roman" w:hAnsi="Calibri" w:cs="Calibri"/>
                <w:b/>
                <w:bCs/>
                <w:color w:val="000000"/>
              </w:rPr>
            </w:pPr>
            <w:r w:rsidRPr="00E17111">
              <w:rPr>
                <w:rFonts w:ascii="Calibri" w:eastAsia="Times New Roman" w:hAnsi="Calibri" w:cs="Calibri"/>
                <w:b/>
                <w:bCs/>
                <w:color w:val="000000"/>
              </w:rPr>
              <w:t>0.48</w:t>
            </w:r>
          </w:p>
        </w:tc>
        <w:tc>
          <w:tcPr>
            <w:tcW w:w="1735" w:type="dxa"/>
            <w:tcBorders>
              <w:top w:val="nil"/>
              <w:left w:val="nil"/>
              <w:bottom w:val="nil"/>
              <w:right w:val="nil"/>
            </w:tcBorders>
            <w:shd w:val="clear" w:color="auto" w:fill="auto"/>
            <w:noWrap/>
            <w:vAlign w:val="bottom"/>
            <w:hideMark/>
          </w:tcPr>
          <w:p w14:paraId="4E16285E" w14:textId="77777777" w:rsidR="009813A3" w:rsidRPr="00E17111" w:rsidRDefault="009813A3" w:rsidP="009813A3">
            <w:pPr>
              <w:spacing w:after="0" w:line="240" w:lineRule="auto"/>
              <w:jc w:val="center"/>
              <w:rPr>
                <w:rFonts w:ascii="Calibri" w:eastAsia="Times New Roman" w:hAnsi="Calibri" w:cs="Calibri"/>
                <w:color w:val="000000"/>
              </w:rPr>
            </w:pPr>
            <w:r w:rsidRPr="00E17111">
              <w:rPr>
                <w:rFonts w:ascii="Calibri" w:eastAsia="Times New Roman" w:hAnsi="Calibri" w:cs="Calibri"/>
                <w:color w:val="000000"/>
              </w:rPr>
              <w:t>-32</w:t>
            </w:r>
          </w:p>
        </w:tc>
        <w:tc>
          <w:tcPr>
            <w:tcW w:w="1676" w:type="dxa"/>
            <w:tcBorders>
              <w:top w:val="nil"/>
              <w:left w:val="nil"/>
              <w:bottom w:val="nil"/>
              <w:right w:val="nil"/>
            </w:tcBorders>
            <w:shd w:val="clear" w:color="auto" w:fill="auto"/>
            <w:noWrap/>
            <w:vAlign w:val="bottom"/>
            <w:hideMark/>
          </w:tcPr>
          <w:p w14:paraId="43176A20" w14:textId="77777777" w:rsidR="009813A3" w:rsidRPr="00E17111" w:rsidRDefault="009813A3" w:rsidP="009813A3">
            <w:pPr>
              <w:spacing w:after="0" w:line="240" w:lineRule="auto"/>
              <w:jc w:val="center"/>
              <w:rPr>
                <w:rFonts w:ascii="Calibri" w:eastAsia="Times New Roman" w:hAnsi="Calibri" w:cs="Calibri"/>
                <w:color w:val="000000"/>
              </w:rPr>
            </w:pPr>
            <w:r w:rsidRPr="00E17111">
              <w:rPr>
                <w:rFonts w:ascii="Calibri" w:eastAsia="Times New Roman" w:hAnsi="Calibri" w:cs="Calibri"/>
                <w:color w:val="000000"/>
              </w:rPr>
              <w:t>-0.50</w:t>
            </w:r>
          </w:p>
        </w:tc>
        <w:tc>
          <w:tcPr>
            <w:tcW w:w="1724" w:type="dxa"/>
            <w:tcBorders>
              <w:top w:val="nil"/>
              <w:left w:val="nil"/>
              <w:bottom w:val="nil"/>
              <w:right w:val="nil"/>
            </w:tcBorders>
            <w:shd w:val="clear" w:color="auto" w:fill="auto"/>
            <w:noWrap/>
            <w:vAlign w:val="bottom"/>
            <w:hideMark/>
          </w:tcPr>
          <w:p w14:paraId="744F2E81" w14:textId="77777777" w:rsidR="009813A3" w:rsidRPr="00E17111" w:rsidRDefault="009813A3" w:rsidP="009813A3">
            <w:pPr>
              <w:spacing w:after="0" w:line="240" w:lineRule="auto"/>
              <w:jc w:val="center"/>
              <w:rPr>
                <w:rFonts w:ascii="Calibri" w:eastAsia="Times New Roman" w:hAnsi="Calibri" w:cs="Calibri"/>
                <w:b/>
                <w:bCs/>
                <w:color w:val="000000"/>
              </w:rPr>
            </w:pPr>
            <w:r w:rsidRPr="00E17111">
              <w:rPr>
                <w:rFonts w:ascii="Calibri" w:eastAsia="Times New Roman" w:hAnsi="Calibri" w:cs="Calibri"/>
                <w:b/>
                <w:bCs/>
                <w:color w:val="000000"/>
              </w:rPr>
              <w:t>-14</w:t>
            </w:r>
          </w:p>
        </w:tc>
      </w:tr>
      <w:tr w:rsidR="009813A3" w:rsidRPr="00E17111" w14:paraId="2BDDA1F1" w14:textId="77777777" w:rsidTr="00521721">
        <w:trPr>
          <w:trHeight w:val="288"/>
        </w:trPr>
        <w:tc>
          <w:tcPr>
            <w:tcW w:w="2900" w:type="dxa"/>
            <w:tcBorders>
              <w:top w:val="nil"/>
              <w:left w:val="nil"/>
              <w:bottom w:val="nil"/>
              <w:right w:val="single" w:sz="4" w:space="0" w:color="auto"/>
            </w:tcBorders>
            <w:shd w:val="clear" w:color="auto" w:fill="auto"/>
            <w:noWrap/>
            <w:vAlign w:val="bottom"/>
            <w:hideMark/>
          </w:tcPr>
          <w:p w14:paraId="5AC14607" w14:textId="77777777" w:rsidR="009813A3" w:rsidRPr="00E17111" w:rsidRDefault="009813A3" w:rsidP="009813A3">
            <w:pPr>
              <w:spacing w:after="0" w:line="240" w:lineRule="auto"/>
              <w:rPr>
                <w:rFonts w:ascii="Calibri" w:eastAsia="Times New Roman" w:hAnsi="Calibri" w:cs="Calibri"/>
                <w:color w:val="000000"/>
              </w:rPr>
            </w:pPr>
            <w:r w:rsidRPr="00E17111">
              <w:rPr>
                <w:rFonts w:ascii="Calibri" w:eastAsia="Times New Roman" w:hAnsi="Calibri" w:cs="Calibri"/>
                <w:color w:val="000000"/>
              </w:rPr>
              <w:t>Soluble phosphorus</w:t>
            </w:r>
          </w:p>
        </w:tc>
        <w:tc>
          <w:tcPr>
            <w:tcW w:w="1465" w:type="dxa"/>
            <w:tcBorders>
              <w:top w:val="nil"/>
              <w:left w:val="nil"/>
              <w:bottom w:val="nil"/>
              <w:right w:val="nil"/>
            </w:tcBorders>
            <w:shd w:val="clear" w:color="auto" w:fill="auto"/>
            <w:noWrap/>
            <w:vAlign w:val="bottom"/>
            <w:hideMark/>
          </w:tcPr>
          <w:p w14:paraId="43A86BFC" w14:textId="77777777" w:rsidR="009813A3" w:rsidRPr="00E17111" w:rsidRDefault="009813A3" w:rsidP="009813A3">
            <w:pPr>
              <w:spacing w:after="0" w:line="240" w:lineRule="auto"/>
              <w:jc w:val="center"/>
              <w:rPr>
                <w:rFonts w:ascii="Calibri" w:eastAsia="Times New Roman" w:hAnsi="Calibri" w:cs="Calibri"/>
                <w:b/>
                <w:bCs/>
                <w:color w:val="000000"/>
              </w:rPr>
            </w:pPr>
            <w:r w:rsidRPr="00E17111">
              <w:rPr>
                <w:rFonts w:ascii="Calibri" w:eastAsia="Times New Roman" w:hAnsi="Calibri" w:cs="Calibri"/>
                <w:b/>
                <w:bCs/>
                <w:color w:val="000000"/>
              </w:rPr>
              <w:t>0.60</w:t>
            </w:r>
          </w:p>
        </w:tc>
        <w:tc>
          <w:tcPr>
            <w:tcW w:w="1735" w:type="dxa"/>
            <w:tcBorders>
              <w:top w:val="nil"/>
              <w:left w:val="nil"/>
              <w:bottom w:val="nil"/>
              <w:right w:val="nil"/>
            </w:tcBorders>
            <w:shd w:val="clear" w:color="auto" w:fill="auto"/>
            <w:noWrap/>
            <w:vAlign w:val="bottom"/>
            <w:hideMark/>
          </w:tcPr>
          <w:p w14:paraId="2F437C89" w14:textId="77777777" w:rsidR="009813A3" w:rsidRPr="00E17111" w:rsidRDefault="009813A3" w:rsidP="009813A3">
            <w:pPr>
              <w:spacing w:after="0" w:line="240" w:lineRule="auto"/>
              <w:jc w:val="center"/>
              <w:rPr>
                <w:rFonts w:ascii="Calibri" w:eastAsia="Times New Roman" w:hAnsi="Calibri" w:cs="Calibri"/>
                <w:b/>
                <w:bCs/>
                <w:color w:val="000000"/>
              </w:rPr>
            </w:pPr>
            <w:r w:rsidRPr="00E17111">
              <w:rPr>
                <w:rFonts w:ascii="Calibri" w:eastAsia="Times New Roman" w:hAnsi="Calibri" w:cs="Calibri"/>
                <w:b/>
                <w:bCs/>
                <w:color w:val="000000"/>
              </w:rPr>
              <w:t>4</w:t>
            </w:r>
          </w:p>
        </w:tc>
        <w:tc>
          <w:tcPr>
            <w:tcW w:w="1676" w:type="dxa"/>
            <w:tcBorders>
              <w:top w:val="nil"/>
              <w:left w:val="nil"/>
              <w:bottom w:val="nil"/>
              <w:right w:val="nil"/>
            </w:tcBorders>
            <w:shd w:val="clear" w:color="auto" w:fill="auto"/>
            <w:noWrap/>
            <w:vAlign w:val="bottom"/>
            <w:hideMark/>
          </w:tcPr>
          <w:p w14:paraId="4B0D7361" w14:textId="77777777" w:rsidR="009813A3" w:rsidRPr="00E17111" w:rsidRDefault="009813A3" w:rsidP="009813A3">
            <w:pPr>
              <w:spacing w:after="0" w:line="240" w:lineRule="auto"/>
              <w:jc w:val="center"/>
              <w:rPr>
                <w:rFonts w:ascii="Calibri" w:eastAsia="Times New Roman" w:hAnsi="Calibri" w:cs="Calibri"/>
                <w:b/>
                <w:bCs/>
                <w:color w:val="000000"/>
              </w:rPr>
            </w:pPr>
            <w:r w:rsidRPr="00E17111">
              <w:rPr>
                <w:rFonts w:ascii="Calibri" w:eastAsia="Times New Roman" w:hAnsi="Calibri" w:cs="Calibri"/>
                <w:b/>
                <w:bCs/>
                <w:color w:val="000000"/>
              </w:rPr>
              <w:t>0.37</w:t>
            </w:r>
          </w:p>
        </w:tc>
        <w:tc>
          <w:tcPr>
            <w:tcW w:w="1724" w:type="dxa"/>
            <w:tcBorders>
              <w:top w:val="nil"/>
              <w:left w:val="nil"/>
              <w:bottom w:val="nil"/>
              <w:right w:val="nil"/>
            </w:tcBorders>
            <w:shd w:val="clear" w:color="auto" w:fill="auto"/>
            <w:noWrap/>
            <w:vAlign w:val="bottom"/>
            <w:hideMark/>
          </w:tcPr>
          <w:p w14:paraId="5E102162" w14:textId="77777777" w:rsidR="009813A3" w:rsidRPr="00E17111" w:rsidRDefault="009813A3" w:rsidP="009813A3">
            <w:pPr>
              <w:spacing w:after="0" w:line="240" w:lineRule="auto"/>
              <w:jc w:val="center"/>
              <w:rPr>
                <w:rFonts w:ascii="Calibri" w:eastAsia="Times New Roman" w:hAnsi="Calibri" w:cs="Calibri"/>
                <w:b/>
                <w:bCs/>
                <w:color w:val="000000"/>
              </w:rPr>
            </w:pPr>
            <w:r w:rsidRPr="00E17111">
              <w:rPr>
                <w:rFonts w:ascii="Calibri" w:eastAsia="Times New Roman" w:hAnsi="Calibri" w:cs="Calibri"/>
                <w:b/>
                <w:bCs/>
                <w:color w:val="000000"/>
              </w:rPr>
              <w:t>-3</w:t>
            </w:r>
          </w:p>
        </w:tc>
      </w:tr>
      <w:tr w:rsidR="009813A3" w:rsidRPr="00E17111" w14:paraId="376BDBDC" w14:textId="77777777" w:rsidTr="00521721">
        <w:trPr>
          <w:trHeight w:val="288"/>
        </w:trPr>
        <w:tc>
          <w:tcPr>
            <w:tcW w:w="2900" w:type="dxa"/>
            <w:tcBorders>
              <w:top w:val="nil"/>
              <w:left w:val="nil"/>
              <w:bottom w:val="single" w:sz="4" w:space="0" w:color="auto"/>
              <w:right w:val="single" w:sz="4" w:space="0" w:color="auto"/>
            </w:tcBorders>
            <w:shd w:val="clear" w:color="auto" w:fill="auto"/>
            <w:noWrap/>
            <w:vAlign w:val="bottom"/>
            <w:hideMark/>
          </w:tcPr>
          <w:p w14:paraId="709A5F42" w14:textId="77777777" w:rsidR="009813A3" w:rsidRPr="00E17111" w:rsidRDefault="009813A3" w:rsidP="009813A3">
            <w:pPr>
              <w:spacing w:after="0" w:line="240" w:lineRule="auto"/>
              <w:rPr>
                <w:rFonts w:ascii="Calibri" w:eastAsia="Times New Roman" w:hAnsi="Calibri" w:cs="Calibri"/>
                <w:color w:val="000000"/>
              </w:rPr>
            </w:pPr>
            <w:r w:rsidRPr="00E17111">
              <w:rPr>
                <w:rFonts w:ascii="Calibri" w:eastAsia="Times New Roman" w:hAnsi="Calibri" w:cs="Calibri"/>
                <w:color w:val="000000"/>
              </w:rPr>
              <w:t>Sediment</w:t>
            </w:r>
          </w:p>
        </w:tc>
        <w:tc>
          <w:tcPr>
            <w:tcW w:w="1465" w:type="dxa"/>
            <w:tcBorders>
              <w:top w:val="nil"/>
              <w:left w:val="nil"/>
              <w:bottom w:val="single" w:sz="4" w:space="0" w:color="auto"/>
              <w:right w:val="nil"/>
            </w:tcBorders>
            <w:shd w:val="clear" w:color="auto" w:fill="auto"/>
            <w:noWrap/>
            <w:vAlign w:val="bottom"/>
            <w:hideMark/>
          </w:tcPr>
          <w:p w14:paraId="6D455678" w14:textId="77777777" w:rsidR="009813A3" w:rsidRPr="00E17111" w:rsidRDefault="009813A3" w:rsidP="009813A3">
            <w:pPr>
              <w:spacing w:after="0" w:line="240" w:lineRule="auto"/>
              <w:jc w:val="center"/>
              <w:rPr>
                <w:rFonts w:ascii="Calibri" w:eastAsia="Times New Roman" w:hAnsi="Calibri" w:cs="Calibri"/>
                <w:color w:val="000000"/>
              </w:rPr>
            </w:pPr>
            <w:r w:rsidRPr="00E17111">
              <w:rPr>
                <w:rFonts w:ascii="Calibri" w:eastAsia="Times New Roman" w:hAnsi="Calibri" w:cs="Calibri"/>
                <w:color w:val="000000"/>
              </w:rPr>
              <w:t>0.40</w:t>
            </w:r>
          </w:p>
        </w:tc>
        <w:tc>
          <w:tcPr>
            <w:tcW w:w="1735" w:type="dxa"/>
            <w:tcBorders>
              <w:top w:val="nil"/>
              <w:left w:val="nil"/>
              <w:bottom w:val="single" w:sz="4" w:space="0" w:color="auto"/>
              <w:right w:val="nil"/>
            </w:tcBorders>
            <w:shd w:val="clear" w:color="auto" w:fill="auto"/>
            <w:noWrap/>
            <w:vAlign w:val="bottom"/>
            <w:hideMark/>
          </w:tcPr>
          <w:p w14:paraId="18131E3A" w14:textId="77777777" w:rsidR="009813A3" w:rsidRPr="00E17111" w:rsidRDefault="009813A3" w:rsidP="009813A3">
            <w:pPr>
              <w:spacing w:after="0" w:line="240" w:lineRule="auto"/>
              <w:jc w:val="center"/>
              <w:rPr>
                <w:rFonts w:ascii="Calibri" w:eastAsia="Times New Roman" w:hAnsi="Calibri" w:cs="Calibri"/>
                <w:b/>
                <w:bCs/>
                <w:color w:val="000000"/>
              </w:rPr>
            </w:pPr>
            <w:r w:rsidRPr="00E17111">
              <w:rPr>
                <w:rFonts w:ascii="Calibri" w:eastAsia="Times New Roman" w:hAnsi="Calibri" w:cs="Calibri"/>
                <w:b/>
                <w:bCs/>
                <w:color w:val="000000"/>
              </w:rPr>
              <w:t>-6</w:t>
            </w:r>
          </w:p>
        </w:tc>
        <w:tc>
          <w:tcPr>
            <w:tcW w:w="1676" w:type="dxa"/>
            <w:tcBorders>
              <w:top w:val="nil"/>
              <w:left w:val="nil"/>
              <w:bottom w:val="single" w:sz="4" w:space="0" w:color="auto"/>
              <w:right w:val="nil"/>
            </w:tcBorders>
            <w:shd w:val="clear" w:color="auto" w:fill="auto"/>
            <w:noWrap/>
            <w:vAlign w:val="bottom"/>
            <w:hideMark/>
          </w:tcPr>
          <w:p w14:paraId="307B4873" w14:textId="77777777" w:rsidR="009813A3" w:rsidRPr="00E17111" w:rsidRDefault="009813A3" w:rsidP="009813A3">
            <w:pPr>
              <w:spacing w:after="0" w:line="240" w:lineRule="auto"/>
              <w:jc w:val="center"/>
              <w:rPr>
                <w:rFonts w:ascii="Calibri" w:eastAsia="Times New Roman" w:hAnsi="Calibri" w:cs="Calibri"/>
                <w:color w:val="000000"/>
              </w:rPr>
            </w:pPr>
            <w:r w:rsidRPr="00E17111">
              <w:rPr>
                <w:rFonts w:ascii="Calibri" w:eastAsia="Times New Roman" w:hAnsi="Calibri" w:cs="Calibri"/>
                <w:color w:val="000000"/>
              </w:rPr>
              <w:t>0.42</w:t>
            </w:r>
          </w:p>
        </w:tc>
        <w:tc>
          <w:tcPr>
            <w:tcW w:w="1724" w:type="dxa"/>
            <w:tcBorders>
              <w:top w:val="nil"/>
              <w:left w:val="nil"/>
              <w:bottom w:val="single" w:sz="4" w:space="0" w:color="auto"/>
              <w:right w:val="nil"/>
            </w:tcBorders>
            <w:shd w:val="clear" w:color="auto" w:fill="auto"/>
            <w:noWrap/>
            <w:vAlign w:val="bottom"/>
            <w:hideMark/>
          </w:tcPr>
          <w:p w14:paraId="04973228" w14:textId="77777777" w:rsidR="009813A3" w:rsidRPr="00E17111" w:rsidRDefault="009813A3" w:rsidP="009813A3">
            <w:pPr>
              <w:spacing w:after="0" w:line="240" w:lineRule="auto"/>
              <w:jc w:val="center"/>
              <w:rPr>
                <w:rFonts w:ascii="Calibri" w:eastAsia="Times New Roman" w:hAnsi="Calibri" w:cs="Calibri"/>
                <w:color w:val="000000"/>
              </w:rPr>
            </w:pPr>
            <w:r w:rsidRPr="00E17111">
              <w:rPr>
                <w:rFonts w:ascii="Calibri" w:eastAsia="Times New Roman" w:hAnsi="Calibri" w:cs="Calibri"/>
                <w:color w:val="000000"/>
              </w:rPr>
              <w:t>24</w:t>
            </w:r>
          </w:p>
        </w:tc>
      </w:tr>
    </w:tbl>
    <w:p w14:paraId="36E2D91F" w14:textId="77777777" w:rsidR="009813A3" w:rsidRDefault="009813A3" w:rsidP="00FA68BE">
      <w:pPr>
        <w:spacing w:after="0"/>
        <w:rPr>
          <w:rFonts w:ascii="Times New Roman" w:hAnsi="Times New Roman" w:cs="Times New Roman"/>
          <w:i/>
          <w:iCs/>
          <w:sz w:val="24"/>
          <w:szCs w:val="24"/>
        </w:rPr>
      </w:pPr>
    </w:p>
    <w:p w14:paraId="6D350205" w14:textId="391F4327" w:rsidR="00FA68BE" w:rsidRPr="00772A42" w:rsidRDefault="00FA68BE" w:rsidP="00FA68BE">
      <w:pPr>
        <w:spacing w:after="0"/>
        <w:rPr>
          <w:rFonts w:ascii="Times New Roman" w:hAnsi="Times New Roman" w:cs="Times New Roman"/>
          <w:b/>
          <w:bCs/>
          <w:i/>
          <w:iCs/>
          <w:sz w:val="24"/>
          <w:szCs w:val="24"/>
        </w:rPr>
      </w:pPr>
      <w:r w:rsidRPr="00772A42">
        <w:rPr>
          <w:rFonts w:ascii="Times New Roman" w:hAnsi="Times New Roman" w:cs="Times New Roman"/>
          <w:b/>
          <w:bCs/>
          <w:i/>
          <w:iCs/>
          <w:sz w:val="24"/>
          <w:szCs w:val="24"/>
          <w:highlight w:val="green"/>
        </w:rPr>
        <w:t>Sediment</w:t>
      </w:r>
    </w:p>
    <w:p w14:paraId="7F5FF9B8" w14:textId="77777777" w:rsidR="00FA68BE" w:rsidRPr="00772A42" w:rsidRDefault="00FA68BE" w:rsidP="00FA68BE">
      <w:pPr>
        <w:spacing w:after="0"/>
        <w:rPr>
          <w:rFonts w:ascii="Times New Roman" w:hAnsi="Times New Roman" w:cs="Times New Roman"/>
          <w:b/>
          <w:bCs/>
          <w:i/>
          <w:iCs/>
          <w:sz w:val="24"/>
          <w:szCs w:val="24"/>
        </w:rPr>
      </w:pPr>
    </w:p>
    <w:p w14:paraId="4CB7E3B6" w14:textId="57EFB95A" w:rsidR="00FA68BE" w:rsidRPr="00772A42" w:rsidRDefault="00FA68BE" w:rsidP="00A525FE">
      <w:pPr>
        <w:rPr>
          <w:rFonts w:ascii="Times New Roman" w:hAnsi="Times New Roman" w:cs="Times New Roman"/>
          <w:b/>
          <w:bCs/>
          <w:i/>
          <w:iCs/>
          <w:sz w:val="24"/>
          <w:szCs w:val="24"/>
        </w:rPr>
      </w:pPr>
      <w:r w:rsidRPr="00772A42">
        <w:rPr>
          <w:rFonts w:ascii="Times New Roman" w:hAnsi="Times New Roman" w:cs="Times New Roman"/>
          <w:b/>
          <w:bCs/>
          <w:i/>
          <w:iCs/>
          <w:sz w:val="24"/>
          <w:szCs w:val="24"/>
          <w:highlight w:val="green"/>
        </w:rPr>
        <w:t>Crop yields</w:t>
      </w:r>
    </w:p>
    <w:p w14:paraId="576A69F9" w14:textId="6FC660C3" w:rsidR="008F3C59" w:rsidRDefault="008F3C59" w:rsidP="008F3C59">
      <w:pPr>
        <w:pStyle w:val="ListParagraph"/>
        <w:numPr>
          <w:ilvl w:val="0"/>
          <w:numId w:val="1"/>
        </w:numPr>
        <w:rPr>
          <w:rFonts w:ascii="Times New Roman" w:hAnsi="Times New Roman" w:cs="Times New Roman"/>
          <w:b/>
          <w:bCs/>
          <w:sz w:val="24"/>
          <w:szCs w:val="24"/>
        </w:rPr>
      </w:pPr>
      <w:r w:rsidRPr="008F3C59">
        <w:rPr>
          <w:rFonts w:ascii="Times New Roman" w:hAnsi="Times New Roman" w:cs="Times New Roman"/>
          <w:b/>
          <w:bCs/>
          <w:sz w:val="24"/>
          <w:szCs w:val="24"/>
        </w:rPr>
        <w:t>Discussion</w:t>
      </w:r>
    </w:p>
    <w:p w14:paraId="5E1852CD" w14:textId="05F70098" w:rsidR="00C65E40" w:rsidRDefault="00C65E40" w:rsidP="00471C04">
      <w:pPr>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Sediment</w:t>
      </w:r>
    </w:p>
    <w:p w14:paraId="502F7343" w14:textId="152596D6" w:rsidR="00C06147" w:rsidRPr="00C06147" w:rsidRDefault="00C06147" w:rsidP="00471C04">
      <w:pPr>
        <w:rPr>
          <w:rFonts w:ascii="Times New Roman" w:hAnsi="Times New Roman" w:cs="Times New Roman"/>
          <w:b/>
          <w:bCs/>
          <w:sz w:val="24"/>
          <w:szCs w:val="24"/>
        </w:rPr>
      </w:pPr>
      <w:proofErr w:type="spellStart"/>
      <w:r w:rsidRPr="00C06147">
        <w:rPr>
          <w:rFonts w:ascii="Times New Roman" w:hAnsi="Times New Roman" w:cs="Times New Roman"/>
          <w:b/>
          <w:bCs/>
          <w:sz w:val="24"/>
          <w:szCs w:val="24"/>
          <w:highlight w:val="yellow"/>
        </w:rPr>
        <w:t>Septics</w:t>
      </w:r>
      <w:proofErr w:type="spellEnd"/>
    </w:p>
    <w:p w14:paraId="7A67FCB3" w14:textId="77777777" w:rsidR="00AA299B" w:rsidRPr="00471C04" w:rsidRDefault="00AA299B" w:rsidP="00471C04">
      <w:pPr>
        <w:rPr>
          <w:rFonts w:ascii="Times New Roman" w:hAnsi="Times New Roman" w:cs="Times New Roman"/>
          <w:sz w:val="24"/>
          <w:szCs w:val="24"/>
        </w:rPr>
      </w:pPr>
    </w:p>
    <w:p w14:paraId="4C80D06A" w14:textId="1AFB5477" w:rsidR="008F3C59" w:rsidRPr="008F3C59" w:rsidRDefault="008F3C59" w:rsidP="008F3C59">
      <w:pPr>
        <w:pStyle w:val="ListParagraph"/>
        <w:numPr>
          <w:ilvl w:val="0"/>
          <w:numId w:val="1"/>
        </w:numPr>
        <w:rPr>
          <w:rFonts w:ascii="Times New Roman" w:hAnsi="Times New Roman" w:cs="Times New Roman"/>
          <w:b/>
          <w:bCs/>
          <w:sz w:val="24"/>
          <w:szCs w:val="24"/>
        </w:rPr>
      </w:pPr>
      <w:r w:rsidRPr="008F3C59">
        <w:rPr>
          <w:rFonts w:ascii="Times New Roman" w:hAnsi="Times New Roman" w:cs="Times New Roman"/>
          <w:b/>
          <w:bCs/>
          <w:sz w:val="24"/>
          <w:szCs w:val="24"/>
        </w:rPr>
        <w:t>Conclusions</w:t>
      </w:r>
    </w:p>
    <w:p w14:paraId="7F4B47A1" w14:textId="3286FD96" w:rsidR="008F3C59" w:rsidRDefault="008F3C59">
      <w:pPr>
        <w:rPr>
          <w:rFonts w:ascii="Times New Roman" w:hAnsi="Times New Roman" w:cs="Times New Roman"/>
          <w:b/>
          <w:bCs/>
          <w:sz w:val="24"/>
          <w:szCs w:val="24"/>
        </w:rPr>
      </w:pPr>
      <w:r w:rsidRPr="008F3C59">
        <w:rPr>
          <w:rFonts w:ascii="Times New Roman" w:hAnsi="Times New Roman" w:cs="Times New Roman"/>
          <w:b/>
          <w:bCs/>
          <w:sz w:val="24"/>
          <w:szCs w:val="24"/>
        </w:rPr>
        <w:t>References</w:t>
      </w:r>
    </w:p>
    <w:p w14:paraId="0EDE5FEE" w14:textId="268D5118" w:rsidR="003D51CD" w:rsidRDefault="003D51CD">
      <w:pPr>
        <w:rPr>
          <w:rFonts w:ascii="Helvetica" w:hAnsi="Helvetica"/>
          <w:color w:val="1B1B1B"/>
          <w:shd w:val="clear" w:color="auto" w:fill="FFFFFF"/>
        </w:rPr>
      </w:pPr>
      <w:r>
        <w:rPr>
          <w:rFonts w:ascii="Open Sans" w:hAnsi="Open Sans" w:cs="Open Sans"/>
          <w:color w:val="222222"/>
          <w:sz w:val="21"/>
          <w:szCs w:val="21"/>
          <w:shd w:val="clear" w:color="auto" w:fill="EEEEEE"/>
        </w:rPr>
        <w:t>OCM. Office for Coastal Management, 2023: Quantifying Nutrient Retention by Lake Erie Coastal Wetlands - NERRS/NSC</w:t>
      </w:r>
      <w:r w:rsidR="004A653D">
        <w:rPr>
          <w:rFonts w:ascii="Open Sans" w:hAnsi="Open Sans" w:cs="Open Sans"/>
          <w:color w:val="222222"/>
          <w:sz w:val="21"/>
          <w:szCs w:val="21"/>
          <w:shd w:val="clear" w:color="auto" w:fill="EEEEEE"/>
        </w:rPr>
        <w:t xml:space="preserve"> </w:t>
      </w:r>
      <w:r>
        <w:rPr>
          <w:rFonts w:ascii="Open Sans" w:hAnsi="Open Sans" w:cs="Open Sans"/>
          <w:color w:val="222222"/>
          <w:sz w:val="21"/>
          <w:szCs w:val="21"/>
          <w:shd w:val="clear" w:color="auto" w:fill="EEEEEE"/>
        </w:rPr>
        <w:t>(NERRS Science Collaborative), https://www.fisheries.noaa.gov/inport/item/54585.</w:t>
      </w:r>
    </w:p>
    <w:p w14:paraId="3061B8C4" w14:textId="7C7C5162" w:rsidR="00011639" w:rsidRPr="001E4A9B" w:rsidRDefault="00011639">
      <w:pPr>
        <w:rPr>
          <w:rFonts w:ascii="Times New Roman" w:hAnsi="Times New Roman" w:cs="Times New Roman"/>
          <w:sz w:val="24"/>
          <w:szCs w:val="24"/>
        </w:rPr>
      </w:pPr>
      <w:r w:rsidRPr="001E4A9B">
        <w:rPr>
          <w:rFonts w:ascii="Times New Roman" w:hAnsi="Times New Roman" w:cs="Times New Roman"/>
          <w:sz w:val="24"/>
          <w:szCs w:val="24"/>
        </w:rPr>
        <w:t xml:space="preserve">SSURGO, Soil Survey Geographic Database. Soil Survey Staff, Natural Resources Conservation Service, United States Department of Agriculture. Available online at https://sdmdataaccess.sc.egov.usda.gov. Date Accessed: </w:t>
      </w:r>
      <w:r w:rsidR="008F586A" w:rsidRPr="001E4A9B">
        <w:rPr>
          <w:rFonts w:ascii="Times New Roman" w:hAnsi="Times New Roman" w:cs="Times New Roman"/>
          <w:sz w:val="24"/>
          <w:szCs w:val="24"/>
        </w:rPr>
        <w:t>November</w:t>
      </w:r>
      <w:r w:rsidR="00B64CF1" w:rsidRPr="001E4A9B">
        <w:rPr>
          <w:rFonts w:ascii="Times New Roman" w:hAnsi="Times New Roman" w:cs="Times New Roman"/>
          <w:sz w:val="24"/>
          <w:szCs w:val="24"/>
        </w:rPr>
        <w:t xml:space="preserve"> </w:t>
      </w:r>
      <w:r w:rsidRPr="001E4A9B">
        <w:rPr>
          <w:rFonts w:ascii="Times New Roman" w:hAnsi="Times New Roman" w:cs="Times New Roman"/>
          <w:sz w:val="24"/>
          <w:szCs w:val="24"/>
        </w:rPr>
        <w:t>20</w:t>
      </w:r>
      <w:r w:rsidR="00B64CF1" w:rsidRPr="001E4A9B">
        <w:rPr>
          <w:rFonts w:ascii="Times New Roman" w:hAnsi="Times New Roman" w:cs="Times New Roman"/>
          <w:sz w:val="24"/>
          <w:szCs w:val="24"/>
        </w:rPr>
        <w:t>20</w:t>
      </w:r>
      <w:r w:rsidRPr="001E4A9B">
        <w:rPr>
          <w:rFonts w:ascii="Times New Roman" w:hAnsi="Times New Roman" w:cs="Times New Roman"/>
          <w:sz w:val="24"/>
          <w:szCs w:val="24"/>
          <w:highlight w:val="yellow"/>
        </w:rPr>
        <w:t>.</w:t>
      </w:r>
    </w:p>
    <w:p w14:paraId="5ADED79E" w14:textId="28FC5111" w:rsidR="008F586A" w:rsidRPr="001E4A9B" w:rsidRDefault="008F586A">
      <w:pPr>
        <w:rPr>
          <w:rFonts w:ascii="Times New Roman" w:hAnsi="Times New Roman" w:cs="Times New Roman"/>
          <w:sz w:val="24"/>
          <w:szCs w:val="24"/>
        </w:rPr>
      </w:pPr>
      <w:r w:rsidRPr="001E4A9B">
        <w:rPr>
          <w:rFonts w:ascii="Times New Roman" w:hAnsi="Times New Roman" w:cs="Times New Roman"/>
          <w:color w:val="333333"/>
          <w:sz w:val="24"/>
          <w:szCs w:val="24"/>
          <w:shd w:val="clear" w:color="auto" w:fill="FFFFFF"/>
        </w:rPr>
        <w:t xml:space="preserve">NASS-CDL, USDA National Agricultural Statistics Service Cropland Data Layer. 2017. Published crop-specific data layer [Online]. Available at https://nassgeodata.gmu.edu/CropScape/ Date </w:t>
      </w:r>
      <w:r w:rsidR="001E4A9B" w:rsidRPr="001E4A9B">
        <w:rPr>
          <w:rFonts w:ascii="Times New Roman" w:hAnsi="Times New Roman" w:cs="Times New Roman"/>
          <w:color w:val="333333"/>
          <w:sz w:val="24"/>
          <w:szCs w:val="24"/>
          <w:shd w:val="clear" w:color="auto" w:fill="FFFFFF"/>
        </w:rPr>
        <w:t>Accessed:</w:t>
      </w:r>
      <w:r w:rsidRPr="001E4A9B">
        <w:rPr>
          <w:rFonts w:ascii="Times New Roman" w:hAnsi="Times New Roman" w:cs="Times New Roman"/>
          <w:color w:val="333333"/>
          <w:sz w:val="24"/>
          <w:szCs w:val="24"/>
          <w:shd w:val="clear" w:color="auto" w:fill="FFFFFF"/>
        </w:rPr>
        <w:t xml:space="preserve"> January 2021. USDA-NASS, Washington, DC.</w:t>
      </w:r>
    </w:p>
    <w:p w14:paraId="1248E9E2" w14:textId="56927089" w:rsidR="00B64CF1" w:rsidRPr="001E4A9B" w:rsidRDefault="00B64CF1">
      <w:pPr>
        <w:rPr>
          <w:rFonts w:ascii="Times New Roman" w:hAnsi="Times New Roman" w:cs="Times New Roman"/>
          <w:sz w:val="24"/>
          <w:szCs w:val="24"/>
        </w:rPr>
      </w:pPr>
      <w:r w:rsidRPr="001E4A9B">
        <w:rPr>
          <w:rFonts w:ascii="Times New Roman" w:hAnsi="Times New Roman" w:cs="Times New Roman"/>
          <w:sz w:val="24"/>
          <w:szCs w:val="24"/>
        </w:rPr>
        <w:t>NASS-CDL, 201</w:t>
      </w:r>
      <w:r w:rsidR="008F586A" w:rsidRPr="001E4A9B">
        <w:rPr>
          <w:rFonts w:ascii="Times New Roman" w:hAnsi="Times New Roman" w:cs="Times New Roman"/>
          <w:sz w:val="24"/>
          <w:szCs w:val="24"/>
        </w:rPr>
        <w:t>7</w:t>
      </w:r>
      <w:r w:rsidRPr="001E4A9B">
        <w:rPr>
          <w:rFonts w:ascii="Times New Roman" w:hAnsi="Times New Roman" w:cs="Times New Roman"/>
          <w:sz w:val="24"/>
          <w:szCs w:val="24"/>
        </w:rPr>
        <w:t>. USDA National Agricultural Statistics Services. Cropland Data Layer. Available online: https://nassgeodata.gmu.edu/CropScape/ Date Accessed:</w:t>
      </w:r>
      <w:r w:rsidR="008F586A" w:rsidRPr="001E4A9B">
        <w:rPr>
          <w:rFonts w:ascii="Times New Roman" w:hAnsi="Times New Roman" w:cs="Times New Roman"/>
          <w:sz w:val="24"/>
          <w:szCs w:val="24"/>
        </w:rPr>
        <w:t xml:space="preserve"> January 2021</w:t>
      </w:r>
      <w:r w:rsidR="009F2257" w:rsidRPr="001E4A9B">
        <w:rPr>
          <w:rFonts w:ascii="Times New Roman" w:hAnsi="Times New Roman" w:cs="Times New Roman"/>
          <w:sz w:val="24"/>
          <w:szCs w:val="24"/>
        </w:rPr>
        <w:t>.</w:t>
      </w:r>
    </w:p>
    <w:p w14:paraId="4AF426D0" w14:textId="4FEE3E7D" w:rsidR="001E4A9B" w:rsidRDefault="001E4A9B">
      <w:pPr>
        <w:rPr>
          <w:rFonts w:ascii="Times New Roman" w:hAnsi="Times New Roman" w:cs="Times New Roman"/>
          <w:color w:val="171717"/>
          <w:sz w:val="24"/>
          <w:szCs w:val="24"/>
          <w:shd w:val="clear" w:color="auto" w:fill="FFFFFF"/>
        </w:rPr>
      </w:pPr>
      <w:r w:rsidRPr="001E4A9B">
        <w:rPr>
          <w:rFonts w:ascii="Times New Roman" w:hAnsi="Times New Roman" w:cs="Times New Roman"/>
          <w:color w:val="171717"/>
          <w:sz w:val="24"/>
          <w:szCs w:val="24"/>
          <w:shd w:val="clear" w:color="auto" w:fill="FFFFFF"/>
        </w:rPr>
        <w:t>USGS-NHD</w:t>
      </w:r>
      <w:r>
        <w:rPr>
          <w:rFonts w:ascii="Times New Roman" w:hAnsi="Times New Roman" w:cs="Times New Roman"/>
          <w:color w:val="171717"/>
          <w:sz w:val="24"/>
          <w:szCs w:val="24"/>
          <w:shd w:val="clear" w:color="auto" w:fill="FFFFFF"/>
        </w:rPr>
        <w:t xml:space="preserve"> </w:t>
      </w:r>
      <w:r w:rsidRPr="001E4A9B">
        <w:rPr>
          <w:rFonts w:ascii="Times New Roman" w:hAnsi="Times New Roman" w:cs="Times New Roman"/>
          <w:color w:val="171717"/>
          <w:sz w:val="24"/>
          <w:szCs w:val="24"/>
          <w:shd w:val="clear" w:color="auto" w:fill="FFFFFF"/>
        </w:rPr>
        <w:t xml:space="preserve">Plus, 2020. U.S. Geological Survey National Hydrography Dataset Plus. Available online: </w:t>
      </w:r>
      <w:hyperlink r:id="rId11" w:tgtFrame="_blank" w:history="1">
        <w:r w:rsidRPr="001E4A9B">
          <w:rPr>
            <w:rStyle w:val="Hyperlink"/>
            <w:rFonts w:ascii="Times New Roman" w:hAnsi="Times New Roman" w:cs="Times New Roman"/>
            <w:color w:val="005EA2"/>
            <w:sz w:val="24"/>
            <w:szCs w:val="24"/>
            <w:shd w:val="clear" w:color="auto" w:fill="FFFFFF"/>
          </w:rPr>
          <w:t>https://www.usgs.gov/national-hydrography/access-national-hydrography-products</w:t>
        </w:r>
      </w:hyperlink>
      <w:r w:rsidRPr="001E4A9B">
        <w:rPr>
          <w:rFonts w:ascii="Times New Roman" w:hAnsi="Times New Roman" w:cs="Times New Roman"/>
          <w:sz w:val="24"/>
          <w:szCs w:val="24"/>
        </w:rPr>
        <w:t>. Date accessed:</w:t>
      </w:r>
      <w:r w:rsidRPr="001E4A9B">
        <w:rPr>
          <w:rFonts w:ascii="Times New Roman" w:hAnsi="Times New Roman" w:cs="Times New Roman"/>
          <w:color w:val="171717"/>
          <w:sz w:val="24"/>
          <w:szCs w:val="24"/>
          <w:shd w:val="clear" w:color="auto" w:fill="FFFFFF"/>
        </w:rPr>
        <w:t xml:space="preserve"> November 2020</w:t>
      </w:r>
    </w:p>
    <w:p w14:paraId="01E026A4" w14:textId="07BBD777" w:rsidR="001E4A9B" w:rsidRPr="001E4A9B" w:rsidRDefault="001E4A9B">
      <w:pPr>
        <w:rPr>
          <w:rFonts w:ascii="Times New Roman" w:hAnsi="Times New Roman" w:cs="Times New Roman"/>
          <w:sz w:val="24"/>
          <w:szCs w:val="24"/>
        </w:rPr>
      </w:pPr>
      <w:r>
        <w:rPr>
          <w:rFonts w:ascii="Open Sans" w:hAnsi="Open Sans" w:cs="Open Sans"/>
          <w:color w:val="000000"/>
          <w:sz w:val="20"/>
          <w:szCs w:val="20"/>
          <w:shd w:val="clear" w:color="auto" w:fill="FFFFFF"/>
        </w:rPr>
        <w:t>NERRS, 2021. NOAA National Estuarine Research Reserve System. System-wide Monitoring Program. Data accessed from the NOAA NERRS Centralized Data Management Office website: </w:t>
      </w:r>
      <w:hyperlink r:id="rId12" w:history="1">
        <w:r>
          <w:rPr>
            <w:rStyle w:val="Hyperlink"/>
            <w:rFonts w:ascii="Open Sans" w:hAnsi="Open Sans" w:cs="Open Sans"/>
            <w:color w:val="74A1C7"/>
            <w:sz w:val="20"/>
            <w:szCs w:val="20"/>
            <w:shd w:val="clear" w:color="auto" w:fill="FFFFFF"/>
          </w:rPr>
          <w:t>http://www.nerrsdata.org</w:t>
        </w:r>
      </w:hyperlink>
      <w:r>
        <w:rPr>
          <w:rFonts w:ascii="Open Sans" w:hAnsi="Open Sans" w:cs="Open Sans"/>
          <w:color w:val="000000"/>
          <w:sz w:val="20"/>
          <w:szCs w:val="20"/>
          <w:shd w:val="clear" w:color="auto" w:fill="FFFFFF"/>
        </w:rPr>
        <w:t>. </w:t>
      </w:r>
      <w:r w:rsidRPr="001E4A9B">
        <w:rPr>
          <w:rFonts w:ascii="Open Sans" w:hAnsi="Open Sans" w:cs="Open Sans"/>
          <w:color w:val="000000"/>
          <w:sz w:val="20"/>
          <w:szCs w:val="20"/>
          <w:shd w:val="clear" w:color="auto" w:fill="FFFFFF"/>
        </w:rPr>
        <w:t xml:space="preserve">Date accessed: </w:t>
      </w:r>
      <w:r>
        <w:rPr>
          <w:rFonts w:ascii="Open Sans" w:hAnsi="Open Sans" w:cs="Open Sans"/>
          <w:color w:val="000000"/>
          <w:sz w:val="20"/>
          <w:szCs w:val="20"/>
          <w:shd w:val="clear" w:color="auto" w:fill="FFFFFF"/>
        </w:rPr>
        <w:t>September 2021</w:t>
      </w:r>
      <w:r w:rsidRPr="001E4A9B">
        <w:rPr>
          <w:rFonts w:ascii="Open Sans" w:hAnsi="Open Sans" w:cs="Open Sans"/>
          <w:color w:val="000000"/>
          <w:sz w:val="20"/>
          <w:szCs w:val="20"/>
          <w:shd w:val="clear" w:color="auto" w:fill="FFFFFF"/>
        </w:rPr>
        <w:t>.</w:t>
      </w:r>
    </w:p>
    <w:p w14:paraId="3DF7359B" w14:textId="3021DB77" w:rsidR="00B530CF" w:rsidRDefault="00B530CF">
      <w:pPr>
        <w:rPr>
          <w:rFonts w:ascii="Times New Roman" w:hAnsi="Times New Roman" w:cs="Times New Roman"/>
          <w:sz w:val="24"/>
          <w:szCs w:val="24"/>
        </w:rPr>
      </w:pPr>
      <w:r w:rsidRPr="003D51CD">
        <w:rPr>
          <w:rFonts w:ascii="Times New Roman" w:hAnsi="Times New Roman" w:cs="Times New Roman"/>
          <w:sz w:val="24"/>
          <w:szCs w:val="24"/>
          <w:highlight w:val="yellow"/>
        </w:rPr>
        <w:lastRenderedPageBreak/>
        <w:t>HTLP. Heidelberg Tributary Loading Program: Old Woman Creek Special Study</w:t>
      </w:r>
      <w:r w:rsidR="003D51CD" w:rsidRPr="003D51CD">
        <w:rPr>
          <w:rFonts w:ascii="Times New Roman" w:hAnsi="Times New Roman" w:cs="Times New Roman"/>
          <w:sz w:val="24"/>
          <w:szCs w:val="24"/>
          <w:highlight w:val="yellow"/>
        </w:rPr>
        <w:t>,</w:t>
      </w:r>
      <w:r w:rsidRPr="003D51CD">
        <w:rPr>
          <w:rFonts w:ascii="Times New Roman" w:hAnsi="Times New Roman" w:cs="Times New Roman"/>
          <w:sz w:val="24"/>
          <w:szCs w:val="24"/>
          <w:highlight w:val="yellow"/>
        </w:rPr>
        <w:t xml:space="preserve"> 2018</w:t>
      </w:r>
      <w:r w:rsidR="003D51CD" w:rsidRPr="003D51CD">
        <w:rPr>
          <w:rFonts w:ascii="Times New Roman" w:hAnsi="Times New Roman" w:cs="Times New Roman"/>
          <w:sz w:val="24"/>
          <w:szCs w:val="24"/>
          <w:highlight w:val="yellow"/>
        </w:rPr>
        <w:t>.</w:t>
      </w:r>
    </w:p>
    <w:p w14:paraId="01BC84ED" w14:textId="43227827" w:rsidR="009202F8" w:rsidRPr="009202F8" w:rsidRDefault="009F2257"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9202F8" w:rsidRPr="009202F8">
        <w:rPr>
          <w:rFonts w:ascii="Times New Roman" w:hAnsi="Times New Roman" w:cs="Times New Roman"/>
          <w:noProof/>
          <w:sz w:val="24"/>
          <w:szCs w:val="24"/>
        </w:rPr>
        <w:t>Anderson, D.M., Fensin, E., Gobler, C.J., Hoeglund, A.E., Hubbard, K.A., Kulis, D.M., Landsberg, J.H., Lefebvre, K.A., Provoost, P., Richlen, M.L., Smith, J.L., Solow, A.R., Trainer, V.L., 2021. Marine harmful algal blooms (HABs) in the United States: History, current status and future trends. Harmful Algae 102, 101975. https://doi.org/10.1016/j.hal.2021.101975</w:t>
      </w:r>
    </w:p>
    <w:p w14:paraId="38441C97"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Arismendez, S.S., Kim, H.C., Brenner, J., Montagna, P.A., 2009. Application of watershed analyses and ecosystem modeling to investigate land-water nutrient coupling processes in the Guadalupe Estuary, Texas. Ecol. Inform. 4, 243–253. https://doi.org/10.1016/j.ecoinf.2009.07.002</w:t>
      </w:r>
    </w:p>
    <w:p w14:paraId="280991F2"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Arnold, J.G., Kiniry, J.R., Srinivasan, R., Williams, J.R., Haney, E.B., 2012. Soil and Water Assessment Tool (SWAT) User’s Manual, Version 2012. Texas Water Resources Institute. https://doi.org/10.1007/978-0-387-35973-1_1231</w:t>
      </w:r>
    </w:p>
    <w:p w14:paraId="1230A72A"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Bell, D.M., Schlaepfer, D.R., 2016. On the dangers of model complexity without ecological justification in species distribution modeling. Ecol. Modell. 330, 50–59. https://doi.org/10.1016/j.ecolmodel.2016.03.012</w:t>
      </w:r>
    </w:p>
    <w:p w14:paraId="6F89BD36"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Bieger, K., Arnold, J.G., Rathjens, H., White, M.J., Bosch, D.D., Allen, P.M., Volk, M., Srinivasan, R., 2017. Introduction to SWAT+, A Completely Restructured Version of the Soil and Water Assessment Tool. J. Am. Water Resour. Assoc. 53, 115–130. https://doi.org/10.1111/1752-1688.12482</w:t>
      </w:r>
    </w:p>
    <w:p w14:paraId="122CC159"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Bricker, S.B., Longstaff, B., Dennison, W., Jones, A., Boicourt, K., Wicks, C., Woerner, J., 2008. Effects of nutrient enrichment in the nation’s estuaries: A decade of change. Harmful Algae 8, 21–32. https://doi.org/10.1016/j.hal.2008.08.028</w:t>
      </w:r>
    </w:p>
    <w:p w14:paraId="5A022934"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Brito, D., Campuzano, F.J., Sobrinho, J., Fernandes, R., Neves, R., 2015. Integrating operational watershed and coastal models for the Iberian Coast: Watershed model implementation - A first approach. Estuar. Coast. Shelf Sci. 167, 138–146. https://doi.org/10.1016/j.ecss.2015.10.022</w:t>
      </w:r>
    </w:p>
    <w:p w14:paraId="1FF3A0BC"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Campuzano, F., Brito, D., Juliano, M., Fernandes, R., de Pablo, H., Neves, R., 2016. Coupling watersheds, estuaries and regional ocean through numerical modelling for Western Iberia: a novel methodology. Ocean Dyn. 66, 1745–1756. https://doi.org/10.1007/s10236-016-1005-4</w:t>
      </w:r>
    </w:p>
    <w:p w14:paraId="606A14E7"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Chesapeake Bay Program, 2020a. Understanding Chesapeake Bay Modeling Tools: A history of updates, governance, policy and procedures.</w:t>
      </w:r>
    </w:p>
    <w:p w14:paraId="60B0BC21"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Chesapeake Bay Program, 2020b. Modeling the Chesapeake Bay Watershed.</w:t>
      </w:r>
    </w:p>
    <w:p w14:paraId="772E3280"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Erie Soil and Water Conservation District, 2021. Erie County Tillage Transect.</w:t>
      </w:r>
    </w:p>
    <w:p w14:paraId="425443A6"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 xml:space="preserve">Estes, M.G., Al-hamdan, M.Z., Ellis, J.T., Judd, C., Woodruff, D., Thom, R.M., Quattrochi, D., Watson, B., Rodriguez, H., Johnson, H., Herder, T., Maurice, G., Al-hamdan, M.Z., Ellis, J.T., Judd, C., Woodruff, D., Thom, R.M., Quattrochi, D., Watson, B., Rodriguez, H., Johnson, H., Herder, T., System, A.M., 2015. A MODELING SYSTEM TO ASSESS </w:t>
      </w:r>
      <w:r w:rsidRPr="009202F8">
        <w:rPr>
          <w:rFonts w:ascii="Times New Roman" w:hAnsi="Times New Roman" w:cs="Times New Roman"/>
          <w:noProof/>
          <w:sz w:val="24"/>
          <w:szCs w:val="24"/>
        </w:rPr>
        <w:lastRenderedPageBreak/>
        <w:t>LAND COVER LAND USE CHANGE EFFECTS ON SAV HABITAT IN THE MOBILE BAY ESTUARY 1 51, 513–536. https://doi.org/10.1111/jawr.12263</w:t>
      </w:r>
    </w:p>
    <w:p w14:paraId="35B4078E"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Evans, J.E., Seamon, D.E., 1997. A GIS model to calculate sediment yields from a small rural watershed, Old Woman Creek, Erie and Huron Counties, Ohio. Ohio J. Sci. 97, 44–52.</w:t>
      </w:r>
    </w:p>
    <w:p w14:paraId="56929AAA"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Fraterrigo, J.M., Downing, J.A., 2008. The influence of land use on lake nutrients varies with watershed transport capacity. Ecosystems 11, 1021–1034. https://doi.org/10.1007/s10021-008-9176-6</w:t>
      </w:r>
    </w:p>
    <w:p w14:paraId="514461EB"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Freeman, L.A., Corbett, D.R., Fitzgerald, A.M., Lemley, D.A., Quigg, A., Steppe, C.N., 2019. Impacts of Urbanization and Development on Estuarine Ecosystems and Water Quality. Estuaries and Coasts 42, 1821–1838. https://doi.org/10.1007/s12237-019-00597-z</w:t>
      </w:r>
    </w:p>
    <w:p w14:paraId="476D5F5E"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Ganju, N.K., Brush, M.J., Rashleigh, B., Aretxabaleta, A.L., del Barrio, P., Grear, J.S., Harris, L.A., Lake, S.J., McCardell, G., O’Donnell, J., Ralston, D.K., Signell, R.P., Testa, J.M., Vaudrey, J.M.P., 2016. Progress and Challenges in Coupled Hydrodynamic-Ecological Estuarine Modeling. Estuaries and Coasts 39, 311–332. https://doi.org/10.1007/s12237-015-0011-y</w:t>
      </w:r>
    </w:p>
    <w:p w14:paraId="49F081AC"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Gebremariam, S.Y., Martin, J.F., DeMarchi, C., Bosch, N.S., Confesor, R., Ludsin, S.A., 2014. A comprehensive approach to evaluating watershed models for predicting river flow regimes critical to downstream ecosystem services. Environ. Model. Softw. 61, 121–134. https://doi.org/10.1016/j.envsoft.2014.07.004</w:t>
      </w:r>
    </w:p>
    <w:p w14:paraId="2AAB8C3C"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Goyette, J.O., Bennett, E.M., Maranger, R., 2019. Differential influence of landscape features and climate on nitrogen and phosphorus transport throughout the watershed. Biogeochemistry 142, 155–174. https://doi.org/10.1007/s10533-018-0526-y</w:t>
      </w:r>
    </w:p>
    <w:p w14:paraId="122FB117"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Hole, W., Biology, E., Systems, P., 2002. Sources of Nutrient Pollution to Coastal Waters in the United States : Implications for Achieving Coastal Water Quality Goals. Estuaries 25, 656–676.</w:t>
      </w:r>
    </w:p>
    <w:p w14:paraId="4AA98A49"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Jänes, H., Macreadie, P.I., Rizzari, J., Ierodioconou, D., Reeves, S.E., Dwyer, P.G., Carnell, P.E., 2022. The value of estuarine producers to fisheries: A case study of Richmond River Estuary. Ambio 51, 875–887. https://doi.org/10.1007/s13280-021-01600-3</w:t>
      </w:r>
    </w:p>
    <w:p w14:paraId="652ADE92"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Ju, Y., Bohrer, G., 2022. Classification of Wetland Vegetation Based on NDVI Time Series from the HLS Dataset. Remote Sens. 14. https://doi.org/10.3390/rs14092107</w:t>
      </w:r>
    </w:p>
    <w:p w14:paraId="38A96EE4"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Kalcic, M.M., Kirchhoff, C., Bosch, N., Logsdon Muenich, R., Murray, M., Griffith Gardner, J., Scavia, D., 2016. Engaging Stakeholders to Define Feasible and Desirable Agricultural Conservation in Western Lake Erie Watersheds. Environ. Sci. Technol. 50, 8135–8145. https://doi.org/10.1021/acs.est.6b01420</w:t>
      </w:r>
    </w:p>
    <w:p w14:paraId="570FF13A"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Kayastha, M.B., Ye, X., Huang, C., Xue, P., 2022. Future rise of the Great Lakes water levels under climate change. J. Hydrol. 612. https://doi.org/10.1016/j.jhydrol.2022.128205</w:t>
      </w:r>
    </w:p>
    <w:p w14:paraId="19A61417"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Lajaunie-Salla, K., Wild-Allen, K., Sottolichio, A., Thouvenin, B., Litrico, X., Abril, G., 2017. Impact of urban effluents on summer hypoxia in the highly turbid Gironde Estuary, applying a 3D model coupling hydrodynamics, sediment transport and biogeochemical processes. J. Mar. Syst. 174, 89–105. https://doi.org/10.1016/j.jmarsys.2017.05.009</w:t>
      </w:r>
    </w:p>
    <w:p w14:paraId="135D7DEA"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lastRenderedPageBreak/>
        <w:t>Laruelle, G.G., Marescaux, A., Gendre, R. Le, Garnier, J., Rabouille, C., Thieu, V., 2019. Carbon dynamics along the Seine River network: Insight from a coupled estuarine/river modeling approach. Front. Mar. Sci. 6, 1–16. https://doi.org/10.3389/fmars.2019.00216</w:t>
      </w:r>
    </w:p>
    <w:p w14:paraId="04B43F65"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Liang, Z., Dong, F., Qian, S.S., Liu, Y., Chen, H., Lu, W., 2020. Ecoregional or site-specific lake nutrient criteria? Evidence from ecological fallacy. Ecol. Indic. 111, 105989. https://doi.org/10.1016/j.ecolind.2019.105989</w:t>
      </w:r>
    </w:p>
    <w:p w14:paraId="11F0C0D0"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Linker, L.C., Shenk, G.W., Wang, P., Hopkins, K.J., Pokharel, S., 2002. a Short History of Chesapeake Bay Modeling and the Next Generation of Watershed and Estuarine Models. Proc. Water Environ. Fed. 2002, 569–582. https://doi.org/10.2175/193864702785665021</w:t>
      </w:r>
    </w:p>
    <w:p w14:paraId="5C21AB1A"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Liu, Z., Hashim, N.B., Kingery, W.L., Huddleston, D.H., Xia, M., 2008. Hydrodynamic Modeling of St. Louis Bay and Watershed using EFDC and HSPF. J. Coast. Res. 2008, 107–116.</w:t>
      </w:r>
    </w:p>
    <w:p w14:paraId="12ADDF7C"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Martin, J.F., Kalcic, M.M., Aloysius, N., Apostel, A.M., Brooker, M.R., Evenson, G., Kast, J.B., Kujawa, H., Murumkar, A., Becker, R., Boles, C., Confesor, R., Dagnew, A., Guo, T., Long, C.M., Muenich, R.L., Scavia, D., Redder, T., Robertson, D.M., Wang, Y.C., 2021. Evaluating management options to reduce Lake Erie algal blooms using an ensemble of watershed models. J. Environ. Manage. 280, 111710. https://doi.org/10.1016/j.jenvman.2020.111710</w:t>
      </w:r>
    </w:p>
    <w:p w14:paraId="33636620"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Matisoff, G., Bonniwell, E.C., Whiting, P.J., 2002a. Soil Erosion and Sediment Sources in an Ohio Watershed using Beryllium-7, Cesium-137, and Lead-210. J. Environ. Qual. 31, 54–61. https://doi.org/10.2134/jeq2002.5400</w:t>
      </w:r>
    </w:p>
    <w:p w14:paraId="07519772"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Matisoff, G., Bonniwell, E.C., Whiting, P.J., 2002b. Radionuclides as Indicators of Sediment Transport in Agricultural Watersheds that Drain to Lake Erie. J. Environ. Qual. 31, 62–72. https://doi.org/10.2134/jeq2002.6200</w:t>
      </w:r>
    </w:p>
    <w:p w14:paraId="602B9E45"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Medellín-Azuara, J., Lund, J.R., Goodwin, P., Enright, C., Bray, B., Argent, R., Ariyama, J., Bratton, J.F., Burau, J., Chotkowski, M., Escriva-Bou, A., Lee, J., Lindley, S.T., Mcwilliams, M., Peckman, S., Quinn, N., Senn, D., Siegel, S., Wolfe, J., 2017. Integrated Modeling of Estuarine Systems: Lessons for the Sacramento-San Joaquin Delta. Policy Brief.</w:t>
      </w:r>
    </w:p>
    <w:p w14:paraId="04639D34"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Ménesguen, A., Cugier, P., Loyer, S., Vanhoutte-Brunier, A., Hoch, T., Guillaud, J.F., Gohin, F., 2007. Two- or three-layered box-models versus fine 3D models for coastal ecological modelling? A comparative study in the English Channel (Western Europe). J. Mar. Syst. 64, 47–65. https://doi.org/10.1016/j.jmarsys.2006.03.017</w:t>
      </w:r>
    </w:p>
    <w:p w14:paraId="7C928916"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Miller, T.R., Muñoz-Erickson, T., Redman, C.L., 2011. Transforming knowledge for sustainability: Towards adaptive academic institutions. Int. J. Sustain. High. Educ. 12, 177–192. https://doi.org/10.1108/14676371111118228</w:t>
      </w:r>
    </w:p>
    <w:p w14:paraId="1CA20FD9"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Murphy, J., Sprague, L., 2019. Water-quality trends in US rivers: Exploring effects from streamflow trends and changes in watershed management 656, 1–14.</w:t>
      </w:r>
    </w:p>
    <w:p w14:paraId="1046BF3E"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NOAA, 2013. National coastal population report: Population trends from 1970 to 2010. NOAA State Coast Rep. Ser. 22.</w:t>
      </w:r>
    </w:p>
    <w:p w14:paraId="052364F9"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lastRenderedPageBreak/>
        <w:t>OEPA, 2005. Total Maximum Daily Loads for the Old Woman Creek and Chappel Creek Watersheds.</w:t>
      </w:r>
    </w:p>
    <w:p w14:paraId="39E567D1"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OEPA, 2004. Biological and Water Quality Study of the Vermillion River, Old Woman Creek, Sugar Creek, and Select Lake Erie Tributaries.</w:t>
      </w:r>
    </w:p>
    <w:p w14:paraId="30CCA215"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Orth, R., Staudinger, M., Seneviratne, S.I., Seibert, J., Zappa, M., 2015. Does model performance improve with complexity? A case study with three hydrological models. J. Hydrol. 523, 147–159. https://doi.org/10.1016/j.jhydrol.2015.01.044</w:t>
      </w:r>
    </w:p>
    <w:p w14:paraId="3572BB59"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Paerl, H.W., Paul, V.J., 2012. Climate change: Links to global expansion of harmful cyanobacteria. Water Res. 6, 1349–1363. https://doi.org/10.1016/j.watres.2011.08.002</w:t>
      </w:r>
    </w:p>
    <w:p w14:paraId="0D8A1642"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Pendleton, L., 2010. The economic and market value of coasts and estuaries: what’s at stake?, … Economic and Market Value of Coasts and Estuaries ….</w:t>
      </w:r>
    </w:p>
    <w:p w14:paraId="05849C0D"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Pinckney, J.L., Paerl, H.W., Tester, P., Richardson, T.L., 2001. The role of nutrient loading and eutrophication in estuarine ecology. Environ. Health Perspect. 109, 699–706. https://doi.org/10.1289/ehp.01109s5699</w:t>
      </w:r>
    </w:p>
    <w:p w14:paraId="4B63496E"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Raick, C., Soetaert, K., Grégoire, M., 2006. Model complexity and performance: How far can we simplify? Prog. Oceanogr. 70, 27–57. https://doi.org/10.1016/j.pocean.2006.03.001</w:t>
      </w:r>
    </w:p>
    <w:p w14:paraId="3B04EF55"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Robins, P.E., Skov, M.W., Lewis, M.J., Giménez, L., Davies, A.G., Malham, S.K., Neill, S.P., McDonald, J.E., Whitton, T.A., Jackson, S.E., Jago, C.F., 2016. Impact of climate change on UK estuaries: A review of past trends and potential projections. Estuar. Coast. Shelf Sci. 169, 119–135. https://doi.org/10.1016/j.ecss.2015.12.016</w:t>
      </w:r>
    </w:p>
    <w:p w14:paraId="475E58B6"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Santiago-Collazo, F.L., Bilskie, M. V., Hagen, S.C., 2019. A comprehensive review of compound inundation models in low-gradient coastal watersheds. Environ. Model. Softw. 119, 166–181. https://doi.org/10.1016/j.envsoft.2019.06.002</w:t>
      </w:r>
    </w:p>
    <w:p w14:paraId="097E06E0"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Sobrinho, J., de Pablo, H., Campuzano, F., Neves, R., 2021. Coupling rivers and estuaries with an ocean model: An improved methodology. Water (Switzerland) 13, 1–23. https://doi.org/10.3390/w13162284</w:t>
      </w:r>
    </w:p>
    <w:p w14:paraId="42DA812A"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szCs w:val="24"/>
        </w:rPr>
      </w:pPr>
      <w:r w:rsidRPr="009202F8">
        <w:rPr>
          <w:rFonts w:ascii="Times New Roman" w:hAnsi="Times New Roman" w:cs="Times New Roman"/>
          <w:noProof/>
          <w:sz w:val="24"/>
          <w:szCs w:val="24"/>
        </w:rPr>
        <w:t>Villa, J.A., Bohrer, G., Ju, Y., Wrighton, K., Johnson, N., Kinsman-Costello, L., 2022. Carbon Sequestration, Nitrogen, and Phosphorus Accumulation in a Freshwater, Estuarine Marsh: Effects of Microtopography and Watershed’s Nutrient Loads. SSRN Electron. J. 430, 116349. https://doi.org/10.2139/ssrn.4216193</w:t>
      </w:r>
    </w:p>
    <w:p w14:paraId="5399EE2A" w14:textId="77777777" w:rsidR="009202F8" w:rsidRPr="009202F8" w:rsidRDefault="009202F8" w:rsidP="009202F8">
      <w:pPr>
        <w:widowControl w:val="0"/>
        <w:autoSpaceDE w:val="0"/>
        <w:autoSpaceDN w:val="0"/>
        <w:adjustRightInd w:val="0"/>
        <w:spacing w:line="240" w:lineRule="auto"/>
        <w:ind w:left="480" w:hanging="480"/>
        <w:rPr>
          <w:rFonts w:ascii="Times New Roman" w:hAnsi="Times New Roman" w:cs="Times New Roman"/>
          <w:noProof/>
          <w:sz w:val="24"/>
        </w:rPr>
      </w:pPr>
      <w:r w:rsidRPr="009202F8">
        <w:rPr>
          <w:rFonts w:ascii="Times New Roman" w:hAnsi="Times New Roman" w:cs="Times New Roman"/>
          <w:noProof/>
          <w:sz w:val="24"/>
          <w:szCs w:val="24"/>
        </w:rPr>
        <w:t>Yang, Z., Zhang, M., Shi, X., Kong, F., Ma, R., Yu, Y., 2016. Nutrient reduction magnifies the impact of extreme weather on cyanobacterial bloom formation in large shallow Lake Taihu (China). Water Res. 103, 302–310. https://doi.org/10.1016/j.watres.2016.07.047</w:t>
      </w:r>
    </w:p>
    <w:p w14:paraId="6D69B8D0" w14:textId="119B4421" w:rsidR="009F2257" w:rsidRPr="00011639" w:rsidRDefault="009F2257">
      <w:pPr>
        <w:rPr>
          <w:rFonts w:ascii="Times New Roman" w:hAnsi="Times New Roman" w:cs="Times New Roman"/>
          <w:sz w:val="24"/>
          <w:szCs w:val="24"/>
        </w:rPr>
      </w:pPr>
      <w:r>
        <w:rPr>
          <w:rFonts w:ascii="Times New Roman" w:hAnsi="Times New Roman" w:cs="Times New Roman"/>
          <w:sz w:val="24"/>
          <w:szCs w:val="24"/>
        </w:rPr>
        <w:fldChar w:fldCharType="end"/>
      </w:r>
    </w:p>
    <w:p w14:paraId="65E9B2EA" w14:textId="6D3DB17A" w:rsidR="00EC2344" w:rsidRDefault="00EC2344">
      <w:pPr>
        <w:rPr>
          <w:rFonts w:ascii="Times New Roman" w:hAnsi="Times New Roman" w:cs="Times New Roman"/>
          <w:b/>
          <w:bCs/>
          <w:sz w:val="24"/>
          <w:szCs w:val="24"/>
        </w:rPr>
      </w:pPr>
      <w:r>
        <w:rPr>
          <w:rFonts w:ascii="Times New Roman" w:hAnsi="Times New Roman" w:cs="Times New Roman"/>
          <w:b/>
          <w:bCs/>
          <w:sz w:val="24"/>
          <w:szCs w:val="24"/>
        </w:rPr>
        <w:t xml:space="preserve">Supplemental </w:t>
      </w:r>
      <w:r w:rsidR="007C7EAC">
        <w:rPr>
          <w:rFonts w:ascii="Times New Roman" w:hAnsi="Times New Roman" w:cs="Times New Roman"/>
          <w:b/>
          <w:bCs/>
          <w:sz w:val="24"/>
          <w:szCs w:val="24"/>
        </w:rPr>
        <w:t>Information</w:t>
      </w:r>
    </w:p>
    <w:p w14:paraId="1D412304" w14:textId="31F72FF9" w:rsidR="007C7EAC" w:rsidRPr="00762951" w:rsidRDefault="00762951">
      <w:pPr>
        <w:rPr>
          <w:rFonts w:ascii="Times New Roman" w:hAnsi="Times New Roman" w:cs="Times New Roman"/>
          <w:sz w:val="24"/>
          <w:szCs w:val="24"/>
        </w:rPr>
      </w:pPr>
      <w:r w:rsidRPr="00762951">
        <w:rPr>
          <w:rFonts w:ascii="Times New Roman" w:hAnsi="Times New Roman" w:cs="Times New Roman"/>
          <w:sz w:val="24"/>
          <w:szCs w:val="24"/>
        </w:rPr>
        <w:t xml:space="preserve">Old Woman Creek hosts one township in the watershed, Berlin Heights, with a population of 714 people. Berlin Heights does not have a central sewage system and relies solely on septic systems for wastewater treatment. The septic systems pose a water quality threat because of both a lack </w:t>
      </w:r>
      <w:r w:rsidRPr="00762951">
        <w:rPr>
          <w:rFonts w:ascii="Times New Roman" w:hAnsi="Times New Roman" w:cs="Times New Roman"/>
          <w:sz w:val="24"/>
          <w:szCs w:val="24"/>
        </w:rPr>
        <w:lastRenderedPageBreak/>
        <w:t>of maintenance and antiquated technology. A study done by Erie County Health Department estimated approximately 50% of septic systems in Berlin Heights are failing (ECGHD, 2009).</w:t>
      </w:r>
    </w:p>
    <w:p w14:paraId="2200E7AC" w14:textId="77777777" w:rsidR="00554047" w:rsidRPr="008F3C59" w:rsidRDefault="00554047">
      <w:pPr>
        <w:rPr>
          <w:rFonts w:ascii="Times New Roman" w:hAnsi="Times New Roman" w:cs="Times New Roman"/>
          <w:b/>
          <w:bCs/>
          <w:sz w:val="24"/>
          <w:szCs w:val="24"/>
        </w:rPr>
      </w:pPr>
    </w:p>
    <w:sectPr w:rsidR="00554047" w:rsidRPr="008F3C59">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3A250" w14:textId="77777777" w:rsidR="00D52AD8" w:rsidRDefault="00D52AD8" w:rsidP="008F3C59">
      <w:pPr>
        <w:spacing w:after="0" w:line="240" w:lineRule="auto"/>
      </w:pPr>
      <w:r>
        <w:separator/>
      </w:r>
    </w:p>
  </w:endnote>
  <w:endnote w:type="continuationSeparator" w:id="0">
    <w:p w14:paraId="6EC386E7" w14:textId="77777777" w:rsidR="00D52AD8" w:rsidRDefault="00D52AD8" w:rsidP="008F3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A879C" w14:textId="77777777" w:rsidR="008F3C59" w:rsidRDefault="008F3C5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9E43EA6" w14:textId="77777777" w:rsidR="008F3C59" w:rsidRDefault="008F3C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0EA48" w14:textId="77777777" w:rsidR="00D52AD8" w:rsidRDefault="00D52AD8" w:rsidP="008F3C59">
      <w:pPr>
        <w:spacing w:after="0" w:line="240" w:lineRule="auto"/>
      </w:pPr>
      <w:r>
        <w:separator/>
      </w:r>
    </w:p>
  </w:footnote>
  <w:footnote w:type="continuationSeparator" w:id="0">
    <w:p w14:paraId="57330C1E" w14:textId="77777777" w:rsidR="00D52AD8" w:rsidRDefault="00D52AD8" w:rsidP="008F3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09D7" w14:textId="673D8DE1" w:rsidR="008F3C59" w:rsidRDefault="008F3C59">
    <w:pPr>
      <w:pStyle w:val="Header"/>
    </w:pPr>
    <w:r>
      <w:t>Draft</w:t>
    </w:r>
  </w:p>
  <w:p w14:paraId="7C02EAAE" w14:textId="77777777" w:rsidR="008F3C59" w:rsidRDefault="008F3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B1D6A"/>
    <w:multiLevelType w:val="hybridMultilevel"/>
    <w:tmpl w:val="533A60DA"/>
    <w:lvl w:ilvl="0" w:tplc="C2E422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A0F7521"/>
    <w:multiLevelType w:val="hybridMultilevel"/>
    <w:tmpl w:val="FD6CCC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A5236E"/>
    <w:multiLevelType w:val="hybridMultilevel"/>
    <w:tmpl w:val="26980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0381827">
    <w:abstractNumId w:val="2"/>
  </w:num>
  <w:num w:numId="2" w16cid:durableId="1988893880">
    <w:abstractNumId w:val="1"/>
  </w:num>
  <w:num w:numId="3" w16cid:durableId="19939493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hrer, Gil">
    <w15:presenceInfo w15:providerId="AD" w15:userId="S::Bohrer.17@coeit.osu.edu::77e3b4b5-c3f7-435a-8614-1c3550670b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C59"/>
    <w:rsid w:val="00011639"/>
    <w:rsid w:val="00013424"/>
    <w:rsid w:val="0001445E"/>
    <w:rsid w:val="00030444"/>
    <w:rsid w:val="000453AA"/>
    <w:rsid w:val="00052900"/>
    <w:rsid w:val="00055C7E"/>
    <w:rsid w:val="00060534"/>
    <w:rsid w:val="0007316D"/>
    <w:rsid w:val="00092EE5"/>
    <w:rsid w:val="000955F0"/>
    <w:rsid w:val="000A1D88"/>
    <w:rsid w:val="000B42E4"/>
    <w:rsid w:val="000B69E0"/>
    <w:rsid w:val="000C11A3"/>
    <w:rsid w:val="000D1FF3"/>
    <w:rsid w:val="000E637A"/>
    <w:rsid w:val="00100757"/>
    <w:rsid w:val="001212B4"/>
    <w:rsid w:val="001264CA"/>
    <w:rsid w:val="00146E8E"/>
    <w:rsid w:val="00155E1B"/>
    <w:rsid w:val="00161C58"/>
    <w:rsid w:val="00180A49"/>
    <w:rsid w:val="001A08AE"/>
    <w:rsid w:val="001C3129"/>
    <w:rsid w:val="001C328D"/>
    <w:rsid w:val="001E4A9B"/>
    <w:rsid w:val="001E50ED"/>
    <w:rsid w:val="001E7BED"/>
    <w:rsid w:val="001F7E86"/>
    <w:rsid w:val="0020572F"/>
    <w:rsid w:val="0021021C"/>
    <w:rsid w:val="00236FDD"/>
    <w:rsid w:val="0024168F"/>
    <w:rsid w:val="00246962"/>
    <w:rsid w:val="00256BFE"/>
    <w:rsid w:val="00272206"/>
    <w:rsid w:val="002A2825"/>
    <w:rsid w:val="002C3EF1"/>
    <w:rsid w:val="002D012E"/>
    <w:rsid w:val="002E18D2"/>
    <w:rsid w:val="002E68C1"/>
    <w:rsid w:val="002F741D"/>
    <w:rsid w:val="0031565E"/>
    <w:rsid w:val="003160B1"/>
    <w:rsid w:val="00332EC6"/>
    <w:rsid w:val="0033548E"/>
    <w:rsid w:val="00336D39"/>
    <w:rsid w:val="0036636F"/>
    <w:rsid w:val="003A45DD"/>
    <w:rsid w:val="003C49E6"/>
    <w:rsid w:val="003D4CC1"/>
    <w:rsid w:val="003D51CD"/>
    <w:rsid w:val="003E4C55"/>
    <w:rsid w:val="003F2472"/>
    <w:rsid w:val="003F77C9"/>
    <w:rsid w:val="004219D7"/>
    <w:rsid w:val="00453894"/>
    <w:rsid w:val="00461054"/>
    <w:rsid w:val="004662A8"/>
    <w:rsid w:val="00471C04"/>
    <w:rsid w:val="004904D3"/>
    <w:rsid w:val="004A653D"/>
    <w:rsid w:val="004D34A9"/>
    <w:rsid w:val="004F5946"/>
    <w:rsid w:val="00543853"/>
    <w:rsid w:val="0055384D"/>
    <w:rsid w:val="00554047"/>
    <w:rsid w:val="00582B10"/>
    <w:rsid w:val="00585953"/>
    <w:rsid w:val="00586431"/>
    <w:rsid w:val="00587A3C"/>
    <w:rsid w:val="00587AD0"/>
    <w:rsid w:val="0059135F"/>
    <w:rsid w:val="00594297"/>
    <w:rsid w:val="0059488F"/>
    <w:rsid w:val="005A3C85"/>
    <w:rsid w:val="00614D1E"/>
    <w:rsid w:val="00647965"/>
    <w:rsid w:val="006530EF"/>
    <w:rsid w:val="00662230"/>
    <w:rsid w:val="006803C9"/>
    <w:rsid w:val="00682E2B"/>
    <w:rsid w:val="006903A0"/>
    <w:rsid w:val="006B04FF"/>
    <w:rsid w:val="006E1F7D"/>
    <w:rsid w:val="006F11E6"/>
    <w:rsid w:val="006F7337"/>
    <w:rsid w:val="00712B7D"/>
    <w:rsid w:val="0071509D"/>
    <w:rsid w:val="00762951"/>
    <w:rsid w:val="00772A42"/>
    <w:rsid w:val="00793BF7"/>
    <w:rsid w:val="007B1D97"/>
    <w:rsid w:val="007C7EAC"/>
    <w:rsid w:val="007D2A82"/>
    <w:rsid w:val="007E7848"/>
    <w:rsid w:val="007F2D9E"/>
    <w:rsid w:val="00862555"/>
    <w:rsid w:val="0088101B"/>
    <w:rsid w:val="00893B14"/>
    <w:rsid w:val="0089753F"/>
    <w:rsid w:val="008A2A52"/>
    <w:rsid w:val="008B3AF6"/>
    <w:rsid w:val="008B4DBF"/>
    <w:rsid w:val="008C75AC"/>
    <w:rsid w:val="008D27BF"/>
    <w:rsid w:val="008F3C59"/>
    <w:rsid w:val="008F449D"/>
    <w:rsid w:val="008F586A"/>
    <w:rsid w:val="009202F8"/>
    <w:rsid w:val="00920E9B"/>
    <w:rsid w:val="0096660F"/>
    <w:rsid w:val="009813A3"/>
    <w:rsid w:val="0099144F"/>
    <w:rsid w:val="009C2A89"/>
    <w:rsid w:val="009C2E7D"/>
    <w:rsid w:val="009C54D3"/>
    <w:rsid w:val="009C5BCA"/>
    <w:rsid w:val="009E43D9"/>
    <w:rsid w:val="009F12FE"/>
    <w:rsid w:val="009F2257"/>
    <w:rsid w:val="009F416D"/>
    <w:rsid w:val="00A525FE"/>
    <w:rsid w:val="00A61768"/>
    <w:rsid w:val="00A64A3C"/>
    <w:rsid w:val="00A772B0"/>
    <w:rsid w:val="00A83FF6"/>
    <w:rsid w:val="00A935C9"/>
    <w:rsid w:val="00A93879"/>
    <w:rsid w:val="00AA299B"/>
    <w:rsid w:val="00AC2B0E"/>
    <w:rsid w:val="00AE10F0"/>
    <w:rsid w:val="00AE2963"/>
    <w:rsid w:val="00AE5196"/>
    <w:rsid w:val="00B315D6"/>
    <w:rsid w:val="00B51998"/>
    <w:rsid w:val="00B530CF"/>
    <w:rsid w:val="00B561F5"/>
    <w:rsid w:val="00B64CF1"/>
    <w:rsid w:val="00B85A08"/>
    <w:rsid w:val="00B87985"/>
    <w:rsid w:val="00BC691D"/>
    <w:rsid w:val="00BE4A1F"/>
    <w:rsid w:val="00C03C75"/>
    <w:rsid w:val="00C06147"/>
    <w:rsid w:val="00C07193"/>
    <w:rsid w:val="00C15CB4"/>
    <w:rsid w:val="00C26756"/>
    <w:rsid w:val="00C41D6F"/>
    <w:rsid w:val="00C62562"/>
    <w:rsid w:val="00C65E40"/>
    <w:rsid w:val="00C8564F"/>
    <w:rsid w:val="00C90125"/>
    <w:rsid w:val="00C952D1"/>
    <w:rsid w:val="00CB7249"/>
    <w:rsid w:val="00CE5F11"/>
    <w:rsid w:val="00CE6345"/>
    <w:rsid w:val="00D06C8C"/>
    <w:rsid w:val="00D16B48"/>
    <w:rsid w:val="00D203BB"/>
    <w:rsid w:val="00D20B4F"/>
    <w:rsid w:val="00D2731E"/>
    <w:rsid w:val="00D417A2"/>
    <w:rsid w:val="00D42C17"/>
    <w:rsid w:val="00D52AD8"/>
    <w:rsid w:val="00D538A4"/>
    <w:rsid w:val="00D71DBA"/>
    <w:rsid w:val="00D95C9B"/>
    <w:rsid w:val="00DA0B10"/>
    <w:rsid w:val="00DD344F"/>
    <w:rsid w:val="00DE3F5E"/>
    <w:rsid w:val="00DE46CB"/>
    <w:rsid w:val="00DF33B6"/>
    <w:rsid w:val="00E01441"/>
    <w:rsid w:val="00E11C6F"/>
    <w:rsid w:val="00E134FC"/>
    <w:rsid w:val="00E20B09"/>
    <w:rsid w:val="00E40A83"/>
    <w:rsid w:val="00E941D3"/>
    <w:rsid w:val="00EA2CF4"/>
    <w:rsid w:val="00EC2344"/>
    <w:rsid w:val="00ED5EA8"/>
    <w:rsid w:val="00F107F6"/>
    <w:rsid w:val="00F27147"/>
    <w:rsid w:val="00F30232"/>
    <w:rsid w:val="00F36031"/>
    <w:rsid w:val="00F47528"/>
    <w:rsid w:val="00F6581B"/>
    <w:rsid w:val="00F726E8"/>
    <w:rsid w:val="00FA54C9"/>
    <w:rsid w:val="00FA5EF7"/>
    <w:rsid w:val="00FA68BE"/>
    <w:rsid w:val="00FC1FAF"/>
    <w:rsid w:val="00FC7309"/>
    <w:rsid w:val="00FD640C"/>
    <w:rsid w:val="00FE17E8"/>
    <w:rsid w:val="00FE23DB"/>
    <w:rsid w:val="00FE465A"/>
    <w:rsid w:val="00FF4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26152"/>
  <w15:docId w15:val="{BC23E955-D4EC-424A-B24F-080709953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3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3C59"/>
  </w:style>
  <w:style w:type="paragraph" w:styleId="Footer">
    <w:name w:val="footer"/>
    <w:basedOn w:val="Normal"/>
    <w:link w:val="FooterChar"/>
    <w:uiPriority w:val="99"/>
    <w:unhideWhenUsed/>
    <w:rsid w:val="008F3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C59"/>
  </w:style>
  <w:style w:type="paragraph" w:styleId="ListParagraph">
    <w:name w:val="List Paragraph"/>
    <w:basedOn w:val="Normal"/>
    <w:uiPriority w:val="34"/>
    <w:qFormat/>
    <w:rsid w:val="008F3C59"/>
    <w:pPr>
      <w:ind w:left="720"/>
      <w:contextualSpacing/>
    </w:pPr>
  </w:style>
  <w:style w:type="character" w:styleId="CommentReference">
    <w:name w:val="annotation reference"/>
    <w:basedOn w:val="DefaultParagraphFont"/>
    <w:uiPriority w:val="99"/>
    <w:semiHidden/>
    <w:unhideWhenUsed/>
    <w:rsid w:val="00011639"/>
    <w:rPr>
      <w:sz w:val="16"/>
      <w:szCs w:val="16"/>
    </w:rPr>
  </w:style>
  <w:style w:type="paragraph" w:styleId="CommentText">
    <w:name w:val="annotation text"/>
    <w:basedOn w:val="Normal"/>
    <w:link w:val="CommentTextChar"/>
    <w:uiPriority w:val="99"/>
    <w:unhideWhenUsed/>
    <w:rsid w:val="00011639"/>
    <w:pPr>
      <w:spacing w:line="240" w:lineRule="auto"/>
    </w:pPr>
    <w:rPr>
      <w:sz w:val="20"/>
      <w:szCs w:val="20"/>
    </w:rPr>
  </w:style>
  <w:style w:type="character" w:customStyle="1" w:styleId="CommentTextChar">
    <w:name w:val="Comment Text Char"/>
    <w:basedOn w:val="DefaultParagraphFont"/>
    <w:link w:val="CommentText"/>
    <w:uiPriority w:val="99"/>
    <w:rsid w:val="00011639"/>
    <w:rPr>
      <w:sz w:val="20"/>
      <w:szCs w:val="20"/>
    </w:rPr>
  </w:style>
  <w:style w:type="paragraph" w:styleId="CommentSubject">
    <w:name w:val="annotation subject"/>
    <w:basedOn w:val="CommentText"/>
    <w:next w:val="CommentText"/>
    <w:link w:val="CommentSubjectChar"/>
    <w:uiPriority w:val="99"/>
    <w:semiHidden/>
    <w:unhideWhenUsed/>
    <w:rsid w:val="00011639"/>
    <w:rPr>
      <w:b/>
      <w:bCs/>
    </w:rPr>
  </w:style>
  <w:style w:type="character" w:customStyle="1" w:styleId="CommentSubjectChar">
    <w:name w:val="Comment Subject Char"/>
    <w:basedOn w:val="CommentTextChar"/>
    <w:link w:val="CommentSubject"/>
    <w:uiPriority w:val="99"/>
    <w:semiHidden/>
    <w:rsid w:val="00011639"/>
    <w:rPr>
      <w:b/>
      <w:bCs/>
      <w:sz w:val="20"/>
      <w:szCs w:val="20"/>
    </w:rPr>
  </w:style>
  <w:style w:type="character" w:styleId="Hyperlink">
    <w:name w:val="Hyperlink"/>
    <w:basedOn w:val="DefaultParagraphFont"/>
    <w:uiPriority w:val="99"/>
    <w:unhideWhenUsed/>
    <w:rsid w:val="00011639"/>
    <w:rPr>
      <w:color w:val="0563C1" w:themeColor="hyperlink"/>
      <w:u w:val="single"/>
    </w:rPr>
  </w:style>
  <w:style w:type="character" w:styleId="UnresolvedMention">
    <w:name w:val="Unresolved Mention"/>
    <w:basedOn w:val="DefaultParagraphFont"/>
    <w:uiPriority w:val="99"/>
    <w:semiHidden/>
    <w:unhideWhenUsed/>
    <w:rsid w:val="00011639"/>
    <w:rPr>
      <w:color w:val="605E5C"/>
      <w:shd w:val="clear" w:color="auto" w:fill="E1DFDD"/>
    </w:rPr>
  </w:style>
  <w:style w:type="table" w:styleId="TableGrid">
    <w:name w:val="Table Grid"/>
    <w:basedOn w:val="TableNormal"/>
    <w:uiPriority w:val="39"/>
    <w:rsid w:val="0003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80A49"/>
    <w:pPr>
      <w:spacing w:after="0" w:line="240" w:lineRule="auto"/>
    </w:pPr>
  </w:style>
  <w:style w:type="character" w:styleId="FollowedHyperlink">
    <w:name w:val="FollowedHyperlink"/>
    <w:basedOn w:val="DefaultParagraphFont"/>
    <w:uiPriority w:val="99"/>
    <w:semiHidden/>
    <w:unhideWhenUsed/>
    <w:rsid w:val="003D51CD"/>
    <w:rPr>
      <w:color w:val="954F72" w:themeColor="followedHyperlink"/>
      <w:u w:val="single"/>
    </w:rPr>
  </w:style>
  <w:style w:type="paragraph" w:styleId="Caption">
    <w:name w:val="caption"/>
    <w:basedOn w:val="Normal"/>
    <w:next w:val="Normal"/>
    <w:uiPriority w:val="35"/>
    <w:unhideWhenUsed/>
    <w:qFormat/>
    <w:rsid w:val="002D01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3104">
      <w:bodyDiv w:val="1"/>
      <w:marLeft w:val="0"/>
      <w:marRight w:val="0"/>
      <w:marTop w:val="0"/>
      <w:marBottom w:val="0"/>
      <w:divBdr>
        <w:top w:val="none" w:sz="0" w:space="0" w:color="auto"/>
        <w:left w:val="none" w:sz="0" w:space="0" w:color="auto"/>
        <w:bottom w:val="none" w:sz="0" w:space="0" w:color="auto"/>
        <w:right w:val="none" w:sz="0" w:space="0" w:color="auto"/>
      </w:divBdr>
    </w:div>
    <w:div w:id="175537474">
      <w:bodyDiv w:val="1"/>
      <w:marLeft w:val="0"/>
      <w:marRight w:val="0"/>
      <w:marTop w:val="0"/>
      <w:marBottom w:val="0"/>
      <w:divBdr>
        <w:top w:val="none" w:sz="0" w:space="0" w:color="auto"/>
        <w:left w:val="none" w:sz="0" w:space="0" w:color="auto"/>
        <w:bottom w:val="none" w:sz="0" w:space="0" w:color="auto"/>
        <w:right w:val="none" w:sz="0" w:space="0" w:color="auto"/>
      </w:divBdr>
    </w:div>
    <w:div w:id="382339177">
      <w:bodyDiv w:val="1"/>
      <w:marLeft w:val="0"/>
      <w:marRight w:val="0"/>
      <w:marTop w:val="0"/>
      <w:marBottom w:val="0"/>
      <w:divBdr>
        <w:top w:val="none" w:sz="0" w:space="0" w:color="auto"/>
        <w:left w:val="none" w:sz="0" w:space="0" w:color="auto"/>
        <w:bottom w:val="none" w:sz="0" w:space="0" w:color="auto"/>
        <w:right w:val="none" w:sz="0" w:space="0" w:color="auto"/>
      </w:divBdr>
    </w:div>
    <w:div w:id="1303465702">
      <w:bodyDiv w:val="1"/>
      <w:marLeft w:val="0"/>
      <w:marRight w:val="0"/>
      <w:marTop w:val="0"/>
      <w:marBottom w:val="0"/>
      <w:divBdr>
        <w:top w:val="none" w:sz="0" w:space="0" w:color="auto"/>
        <w:left w:val="none" w:sz="0" w:space="0" w:color="auto"/>
        <w:bottom w:val="none" w:sz="0" w:space="0" w:color="auto"/>
        <w:right w:val="none" w:sz="0" w:space="0" w:color="auto"/>
      </w:divBdr>
    </w:div>
    <w:div w:id="184150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errsdata.org/" TargetMode="Externa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sgs.gov/core-science-systems/ngp/national-hydrography/access-national-hydrography-product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ACC83-FABB-4391-891B-D4C496856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15</Pages>
  <Words>29317</Words>
  <Characters>167111</Characters>
  <Application>Microsoft Office Word</Application>
  <DocSecurity>0</DocSecurity>
  <Lines>1392</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Kujawa, Haley</dc:creator>
  <cp:keywords/>
  <dc:description/>
  <cp:lastModifiedBy>Kujawa, Haley</cp:lastModifiedBy>
  <cp:revision>3</cp:revision>
  <cp:lastPrinted>2023-03-27T17:00:00Z</cp:lastPrinted>
  <dcterms:created xsi:type="dcterms:W3CDTF">2023-03-27T16:56:00Z</dcterms:created>
  <dcterms:modified xsi:type="dcterms:W3CDTF">2023-03-27T17:06:00Z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http://csl.mendeley.com/styles/493778671/apa</vt:lpwstr>
  </property>
  <property fmtid="{D5CDD505-2E9C-101B-9397-08002B2CF9AE}" pid="7" name="Mendeley Recent Style Name 2_1">
    <vt:lpwstr>American Psychological Association 6th edition - Haley Kujawa</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http://www.zotero.org/styles/science-of-the-total-environment</vt:lpwstr>
  </property>
  <property fmtid="{D5CDD505-2E9C-101B-9397-08002B2CF9AE}" pid="21" name="Mendeley Recent Style Name 9_1">
    <vt:lpwstr>Science of the Total Environment</vt:lpwstr>
  </property>
  <property fmtid="{D5CDD505-2E9C-101B-9397-08002B2CF9AE}" pid="22" name="Mendeley Document_1">
    <vt:lpwstr>True</vt:lpwstr>
  </property>
  <property fmtid="{D5CDD505-2E9C-101B-9397-08002B2CF9AE}" pid="23" name="Mendeley Unique User Id_1">
    <vt:lpwstr>05666b79-b7fc-3751-ad1d-08be2ca329c4</vt:lpwstr>
  </property>
  <property fmtid="{D5CDD505-2E9C-101B-9397-08002B2CF9AE}" pid="24" name="Mendeley Citation Style_1">
    <vt:lpwstr>http://www.zotero.org/styles/science-of-the-total-environment</vt:lpwstr>
  </property>
</Properties>
</file>